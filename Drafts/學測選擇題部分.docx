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color w:val="000000"/>
          <w:del w:id="1" w:author="惠 旭家" w:date="2021-05-19T10:34:34Z"/>
        </w:rPr>
      </w:pPr>
      <w:del w:id="0" w:author="惠 旭家" w:date="2021-05-19T10:34:3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學測提綱：</w:delText>
        </w:r>
      </w:del>
    </w:p>
    <w:p>
      <w:pPr>
        <w:pStyle w:val="Normal"/>
        <w:widowControl/>
        <w:numPr>
          <w:ilvl w:val="0"/>
          <w:numId w:val="0"/>
        </w:numPr>
        <w:suppressAutoHyphens w:val="true"/>
        <w:overflowPunct w:val="false"/>
        <w:bidi w:val="0"/>
        <w:spacing w:before="0" w:after="0"/>
        <w:ind w:left="0" w:hanging="0"/>
        <w:jc w:val="left"/>
        <w:rPr>
          <w:color w:val="000000"/>
          <w:del w:id="4" w:author="惠 旭家" w:date="2021-05-18T17:56:26Z"/>
        </w:rPr>
      </w:pPr>
      <w:del w:id="2" w:author="惠 旭家" w:date="2021-05-19T10:34:3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爲什麼要貿易：絕對優勢；</w:delText>
        </w:r>
      </w:del>
      <w:del w:id="3" w:author="惠 旭家" w:date="2021-05-18T17:56:2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甲國與乙國貿易，牛肉與土豆</w:delText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 Demibold" w:hAnsi="Yu Mincho Demibold" w:eastAsia="Yu Mincho Demibold"/>
          <w:color w:val="000000"/>
          <w:sz w:val="24"/>
          <w:szCs w:val="24"/>
          <w:del w:id="6" w:author="惠 旭家" w:date="2021-05-18T17:56:26Z"/>
        </w:rPr>
      </w:pPr>
      <w:del w:id="5" w:author="惠 旭家" w:date="2021-05-18T17:56:26Z">
        <w:r>
          <w:rPr>
            <w:rFonts w:eastAsia="Yu Mincho Demibold" w:ascii="Yu Mincho Demibold" w:hAnsi="Yu Mincho Demibold"/>
            <w:color w:val="000000"/>
            <w:sz w:val="24"/>
            <w:szCs w:val="24"/>
          </w:rPr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color w:val="000000"/>
          <w:sz w:val="22"/>
          <w:szCs w:val="22"/>
          <w:del w:id="8" w:author="惠 旭家" w:date="2021-05-19T10:34:33Z"/>
        </w:rPr>
      </w:pPr>
      <w:del w:id="7" w:author="惠 旭家" w:date="2021-05-19T10:34:33Z">
        <w:r>
          <w:rPr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del w:id="10" w:author="惠 旭家" w:date="2021-05-19T10:34:33Z"/>
        </w:rPr>
      </w:pPr>
      <w:del w:id="9" w:author="惠 旭家" w:date="2021-05-19T10:34:3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貿易壁壘：</w:delText>
        </w:r>
      </w:del>
    </w:p>
    <w:p>
      <w:pPr>
        <w:pStyle w:val="Normal"/>
        <w:widowControl/>
        <w:numPr>
          <w:ilvl w:val="0"/>
          <w:numId w:val="1"/>
        </w:numPr>
        <w:suppressAutoHyphens w:val="true"/>
        <w:overflowPunct w:val="false"/>
        <w:bidi w:val="0"/>
        <w:spacing w:before="0" w:after="0"/>
        <w:jc w:val="left"/>
        <w:rPr>
          <w:del w:id="12" w:author="惠 旭家" w:date="2021-05-19T10:34:33Z"/>
        </w:rPr>
      </w:pPr>
      <w:del w:id="11" w:author="惠 旭家" w:date="2021-05-19T10:34:3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爲什麼要設置貿易壁壘</w:delText>
        </w:r>
      </w:del>
    </w:p>
    <w:p>
      <w:pPr>
        <w:pStyle w:val="Normal"/>
        <w:widowControl/>
        <w:numPr>
          <w:ilvl w:val="0"/>
          <w:numId w:val="1"/>
        </w:numPr>
        <w:suppressAutoHyphens w:val="true"/>
        <w:overflowPunct w:val="false"/>
        <w:bidi w:val="0"/>
        <w:spacing w:before="0" w:after="0"/>
        <w:jc w:val="left"/>
        <w:rPr>
          <w:del w:id="14" w:author="惠 旭家" w:date="2021-05-19T10:34:33Z"/>
        </w:rPr>
      </w:pPr>
      <w:del w:id="13" w:author="惠 旭家" w:date="2021-05-19T10:34:3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關稅</w:delText>
        </w:r>
      </w:del>
    </w:p>
    <w:p>
      <w:pPr>
        <w:pStyle w:val="Normal"/>
        <w:widowControl/>
        <w:numPr>
          <w:ilvl w:val="1"/>
          <w:numId w:val="1"/>
        </w:numPr>
        <w:suppressAutoHyphens w:val="true"/>
        <w:overflowPunct w:val="false"/>
        <w:bidi w:val="0"/>
        <w:spacing w:before="0" w:after="0"/>
        <w:jc w:val="left"/>
        <w:rPr>
          <w:del w:id="16" w:author="惠 旭家" w:date="2021-05-19T10:34:33Z"/>
        </w:rPr>
      </w:pPr>
      <w:del w:id="15" w:author="惠 旭家" w:date="2021-05-19T10:34:3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政府補貼內地產業</w:delText>
        </w:r>
      </w:del>
    </w:p>
    <w:p>
      <w:pPr>
        <w:pStyle w:val="Normal"/>
        <w:widowControl/>
        <w:numPr>
          <w:ilvl w:val="1"/>
          <w:numId w:val="1"/>
        </w:numPr>
        <w:suppressAutoHyphens w:val="true"/>
        <w:overflowPunct w:val="false"/>
        <w:bidi w:val="0"/>
        <w:spacing w:before="0" w:after="0"/>
        <w:jc w:val="left"/>
        <w:rPr>
          <w:del w:id="18" w:author="惠 旭家" w:date="2021-05-19T10:34:33Z"/>
        </w:rPr>
      </w:pPr>
      <w:del w:id="17" w:author="惠 旭家" w:date="2021-05-19T10:34:3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傾銷與反傾銷</w:delText>
        </w:r>
      </w:del>
    </w:p>
    <w:p>
      <w:pPr>
        <w:pStyle w:val="Normal"/>
        <w:widowControl/>
        <w:numPr>
          <w:ilvl w:val="1"/>
          <w:numId w:val="1"/>
        </w:numPr>
        <w:suppressAutoHyphens w:val="true"/>
        <w:overflowPunct w:val="false"/>
        <w:bidi w:val="0"/>
        <w:spacing w:before="0" w:after="0"/>
        <w:jc w:val="left"/>
        <w:rPr>
          <w:rFonts w:ascii="Microsoft YaHei" w:hAnsi="Microsoft YaHei" w:eastAsia="Microsoft YaHei"/>
          <w:color w:val="000000"/>
          <w:del w:id="20" w:author="惠 旭家" w:date="2021-05-19T09:38:53Z"/>
        </w:rPr>
      </w:pPr>
      <w:del w:id="19" w:author="惠 旭家" w:date="2021-05-19T09:38:53Z">
        <w:r>
          <w:rPr>
            <w:rFonts w:eastAsia="Microsoft YaHei" w:ascii="Microsoft YaHei" w:hAnsi="Microsoft YaHei"/>
            <w:color w:val="000000"/>
          </w:rPr>
        </w:r>
      </w:del>
    </w:p>
    <w:p>
      <w:pPr>
        <w:pStyle w:val="Normal"/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22" w:author="惠 旭家" w:date="2021-05-19T09:38:53Z"/>
        </w:rPr>
      </w:pPr>
      <w:del w:id="21" w:author="惠 旭家" w:date="2021-05-19T09:38:53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del w:id="24" w:author="惠 旭家" w:date="2021-05-19T10:34:32Z"/>
        </w:rPr>
      </w:pPr>
      <w:del w:id="23" w:author="惠 旭家" w:date="2021-05-19T10:34:3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color w:val="000000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8:49Z"/>
        </w:rPr>
        <w:t>一、選擇題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54" w:author="作者不明" w:date="2021-05-18T17:14:40Z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8:49Z"/>
        </w:rPr>
        <w:t>生產可能性曲線（</w:t>
      </w:r>
      <w:ins w:id="27" w:author="作者不明" w:date="2021-05-18T17:14:1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或稱生產可能性邊界</w:t>
        </w:r>
      </w:ins>
      <w:del w:id="28" w:author="作者不明" w:date="2021-05-18T17:14:1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delText>Production Possibility Curve</w:delText>
        </w:r>
      </w:del>
      <w:del w:id="29" w:author="作者不明" w:date="2021-05-18T17:14:1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或</w:delText>
        </w:r>
      </w:del>
      <w:del w:id="30" w:author="作者不明" w:date="2021-05-18T17:14:1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delText>Production Possibilities Frontier</w:delText>
        </w:r>
      </w:del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8:49Z"/>
        </w:rPr>
        <w:t>，簡稱</w:t>
      </w:r>
      <w:r>
        <w:rPr>
          <w:rFonts w:eastAsia="Microsoft YaHei" w:ascii="Microsoft YaHei" w:hAnsi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8:49Z"/>
        </w:rPr>
        <w:t>PPC</w:t>
      </w: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8:49Z"/>
        </w:rPr>
        <w:t>或</w:t>
      </w:r>
      <w:r>
        <w:rPr>
          <w:rFonts w:eastAsia="Microsoft YaHei" w:ascii="Microsoft YaHei" w:hAnsi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8:49Z"/>
        </w:rPr>
        <w:t>PPF</w:t>
      </w: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8:49Z"/>
        </w:rPr>
        <w:t>）</w:t>
      </w:r>
      <w:ins w:id="36" w:author="惠 旭家" w:date="2021-05-19T09:17:1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表示經濟體利用一定的、現有的資源和技術條件</w:t>
        </w:r>
      </w:ins>
      <w:ins w:id="37" w:author="惠 旭家" w:date="2021-05-19T09:33:3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</w:t>
        </w:r>
      </w:ins>
      <w:ins w:id="38" w:author="惠 旭家" w:date="2021-05-19T09:37:18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t xml:space="preserve">兩種產品之間在用盡所有資源、技術的情況下所有的生產組合的可能 </w:t>
        </w:r>
      </w:ins>
      <w:ins w:id="39" w:author="惠 旭家" w:date="2021-05-19T09:35:1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。其端點最大</w:t>
        </w:r>
      </w:ins>
      <w:ins w:id="40" w:author="惠 旭家" w:date="2021-05-19T09:38:3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41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即是該經濟體在現有條件下所能生產該商品的最大</w:t>
        </w:r>
      </w:ins>
      <w:ins w:id="42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43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。通過最大</w:t>
        </w:r>
      </w:ins>
      <w:ins w:id="44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45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的比較，</w:t>
        </w:r>
      </w:ins>
      <w:ins w:id="46" w:author="作者不明" w:date="2021-05-18T17:27:3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能直觀地</w:t>
        </w:r>
      </w:ins>
      <w:ins w:id="47" w:author="作者不明" w:date="2021-05-18T17:28:2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體現兩個國家的生產能力，反映出其各自的</w:t>
        </w:r>
      </w:ins>
      <w:ins w:id="48" w:author="作者不明" w:date="2021-05-18T17:28:2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u w:val="single"/>
            <w:lang w:eastAsia="zh-CN"/>
          </w:rPr>
          <w:t>優勢所在</w:t>
        </w:r>
      </w:ins>
      <w:del w:id="49" w:author="作者不明" w:date="2021-05-18T17:27:3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u w:val="single"/>
            <w:lang w:eastAsia="zh-CN"/>
          </w:rPr>
          <w:delText>是指用來描述在已知條件下，兩種產品之間在用盡所有資源、技術的情況下所有的生產組合的可能，在平面圖上所形成之軌跡</w:delText>
        </w:r>
      </w:del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8:49Z"/>
        </w:rPr>
        <w:t>。</w:t>
      </w:r>
      <w:del w:id="51" w:author="作者不明" w:date="2021-05-18T17:27:2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 xml:space="preserve"> </w:delText>
        </w:r>
      </w:del>
      <w:ins w:id="52" w:author="作者不明" w:date="2021-05-18T17:27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請回答下列問題</w:t>
        </w:r>
      </w:ins>
      <w:ins w:id="53" w:author="作者不明" w:date="2021-05-18T17:29:0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：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color w:val="000000"/>
          <w:ins w:id="60" w:author="作者不明" w:date="2021-05-18T17:14:40Z"/>
        </w:rPr>
      </w:pPr>
      <w:ins w:id="55" w:author="作者不明" w:date="2021-05-18T17:14:40Z">
        <w:r>
          <w:drawing>
            <wp:anchor behindDoc="0" distT="0" distB="0" distL="0" distR="0" simplePos="0" locked="0" layoutInCell="0" allowOverlap="1" relativeHeight="2">
              <wp:simplePos x="0" y="0"/>
              <wp:positionH relativeFrom="column">
                <wp:align>center</wp:align>
              </wp:positionH>
              <wp:positionV relativeFrom="paragraph">
                <wp:posOffset>118110</wp:posOffset>
              </wp:positionV>
              <wp:extent cx="2501900" cy="2160270"/>
              <wp:effectExtent l="0" t="0" r="0" b="0"/>
              <wp:wrapTopAndBottom/>
              <wp:docPr id="1" name="影像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影像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"/>
                      <a:srcRect l="15055" t="9998" r="15055" b="499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01900" cy="2160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56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甲乙兩國進行土豆、牛肉的貿易，甲乙兩國的國內生產可能性曲線如</w:t>
        </w:r>
      </w:ins>
      <w:ins w:id="57" w:author="惠 旭家" w:date="2021-05-19T09:42:2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上</w:t>
        </w:r>
      </w:ins>
      <w:del w:id="58" w:author="惠 旭家" w:date="2021-05-19T09:42:15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下</w:delText>
        </w:r>
      </w:del>
      <w:ins w:id="59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圖。甲乙之間可能的貿易往來是：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63" w:author="作者不明" w:date="2021-05-18T17:14:40Z"/>
        </w:rPr>
      </w:pPr>
      <w:ins w:id="61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62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甲國出口牛肉、進口土豆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66" w:author="作者不明" w:date="2021-05-18T17:14:40Z"/>
        </w:rPr>
      </w:pPr>
      <w:ins w:id="64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B. </w:t>
        </w:r>
      </w:ins>
      <w:ins w:id="65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乙國出口牛肉、進口土豆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69" w:author="惠 旭家" w:date="2021-05-18T17:36:30Z"/>
        </w:rPr>
      </w:pPr>
      <w:ins w:id="67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C. </w:t>
        </w:r>
      </w:ins>
      <w:ins w:id="68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由進各國出口公司自由決定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71" w:author="作者不明" w:date="2021-05-18T17:14:40Z"/>
        </w:rPr>
      </w:pPr>
      <w:ins w:id="70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80" w:author="惠 旭家" w:date="2021-05-19T09:48:01Z"/>
        </w:rPr>
      </w:pPr>
      <w:ins w:id="72" w:author="作者不明" w:date="2021-05-18T17:20:3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供給與需求模型中的供需曲線能直觀地反映</w:t>
        </w:r>
      </w:ins>
      <w:ins w:id="73" w:author="作者不明" w:date="2021-05-18T17:26:28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市場的均衡價格和均衡量</w:t>
        </w:r>
      </w:ins>
      <w:ins w:id="74" w:author="作者不明" w:date="2021-05-18T17:29:1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，這個價格與量</w:t>
        </w:r>
      </w:ins>
      <w:del w:id="75" w:author="惠 旭家" w:date="2021-05-19T09:48:05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即</w:delText>
        </w:r>
      </w:del>
      <w:ins w:id="76" w:author="作者不明" w:date="2021-05-18T17:29:1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是理論最優</w:t>
        </w:r>
      </w:ins>
      <w:ins w:id="77" w:author="惠 旭家" w:date="2021-05-18T17:39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del w:id="78" w:author="惠 旭家" w:date="2021-05-18T17:38:2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值</w:delText>
        </w:r>
      </w:del>
      <w:ins w:id="79" w:author="作者不明" w:date="2021-05-18T17:29:1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。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106" w:author="惠 旭家" w:date="2021-05-18T17:36:19Z"/>
        </w:rPr>
      </w:pPr>
      <w:ins w:id="81" w:author="惠 旭家" w:date="2021-05-19T09:43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例如，下圖為甲國出口情況在供需曲線中的反映，在貿易前，甲國</w:t>
        </w:r>
      </w:ins>
      <w:ins w:id="82" w:author="惠 旭家" w:date="2021-05-19T09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國內均衡價格在</w:t>
        </w:r>
      </w:ins>
      <w:ins w:id="83" w:author="惠 旭家" w:date="2021-05-19T09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P*</w:t>
        </w:r>
      </w:ins>
      <w:ins w:id="84" w:author="惠 旭家" w:date="2021-05-19T09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、均衡量在</w:t>
        </w:r>
      </w:ins>
      <w:ins w:id="85" w:author="惠 旭家" w:date="2021-05-19T09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Q*</w:t>
        </w:r>
      </w:ins>
      <w:ins w:id="86" w:author="惠 旭家" w:date="2021-05-19T09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，在國際</w:t>
        </w:r>
      </w:ins>
      <w:ins w:id="87" w:author="惠 旭家" w:date="2021-05-19T09:45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貿易之後，均衡價格與世界價格一致、國內生產均衡量上升至</w:t>
        </w:r>
      </w:ins>
      <w:ins w:id="88" w:author="惠 旭家" w:date="2021-05-19T09:45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89" w:author="惠 旭家" w:date="2021-05-19T09:45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90" w:author="惠 旭家" w:date="2021-05-19T09:46:31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、國內消費均衡價格下降至</w:t>
        </w:r>
      </w:ins>
      <w:ins w:id="91" w:author="惠 旭家" w:date="2021-05-19T09:46:31Z">
        <w:r>
          <w:rPr>
            <w:rFonts w:eastAsia="Microsoft YaHei" w:ascii="Microsoft YaHei" w:hAnsi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Q</w:t>
        </w:r>
      </w:ins>
      <w:ins w:id="92" w:author="惠 旭家" w:date="2021-05-19T09:46:3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93" w:author="惠 旭家" w:date="2021-05-19T09:46:31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，</w:t>
        </w:r>
      </w:ins>
      <w:ins w:id="94" w:author="惠 旭家" w:date="2021-05-19T09:47:07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其中多生產的</w:t>
        </w:r>
      </w:ins>
      <w:ins w:id="95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Q</w:t>
        </w:r>
      </w:ins>
      <w:ins w:id="96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97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-Q</w:t>
        </w:r>
      </w:ins>
      <w:ins w:id="98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99" w:author="惠 旭家" w:date="2021-05-19T09:47:07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便爲出口量。</w:t>
        </w:r>
      </w:ins>
      <w:del w:id="100" w:author="惠 旭家" w:date="2021-05-18T17:41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下圖中，</w:delText>
        </w:r>
      </w:del>
      <w:del w:id="101" w:author="惠 旭家" w:date="2021-05-18T17:41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P*</w:delText>
        </w:r>
      </w:del>
      <w:del w:id="102" w:author="惠 旭家" w:date="2021-05-18T17:34:5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 xml:space="preserve">, </w:delText>
        </w:r>
      </w:del>
      <w:del w:id="103" w:author="惠 旭家" w:date="2021-05-18T17:41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Q*</w:delText>
        </w:r>
      </w:del>
      <w:del w:id="104" w:author="惠 旭家" w:date="2021-05-18T17:41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表示國家在進行交易前的均衡價格與均衡量。</w:delText>
        </w:r>
      </w:del>
      <w:del w:id="105" w:author="惠 旭家" w:date="2021-05-18T17:40:5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請回答下列問題：</w:delText>
        </w:r>
      </w:del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4324350</wp:posOffset>
                </wp:positionH>
                <wp:positionV relativeFrom="paragraph">
                  <wp:posOffset>2071370</wp:posOffset>
                </wp:positionV>
                <wp:extent cx="1797050" cy="127000"/>
                <wp:effectExtent l="0" t="0" r="0" b="0"/>
                <wp:wrapNone/>
                <wp:docPr id="2" name="形狀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0" cy="126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spacing w:before="0" w:after="0"/>
                              <w:jc w:val="right"/>
                              <w:rPr>
                                <w:rFonts w:ascii="Microsoft YaHei" w:hAnsi="Microsoft YaHei" w:eastAsia="Microsoft YaHei"/>
                                <w:color w:val="000000"/>
                              </w:rPr>
                            </w:pPr>
                            <w:ins w:id="107" w:author="惠 旭家" w:date="2021-05-18T17:45:09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108" w:author="惠 旭家" w:date="2021-05-18T17:45:09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109" w:author="惠 旭家" w:date="2021-05-18T17:45:09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110" w:author="惠 旭家" w:date="2021-05-18T17:45:09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11" w:author="惠 旭家" w:date="2021-05-18T17:45:09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112" w:author="惠 旭家" w:date="2021-05-18T17:45:09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13" w:author="惠 旭家" w:date="2021-05-18T17:45:09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14" w:author="惠 旭家" w:date="2021-05-18T17:45:09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" path="m0,0l-2147483645,0l-2147483645,-2147483646l0,-2147483646xe" stroked="f" style="position:absolute;margin-left:340.5pt;margin-top:163.1pt;width:141.4pt;height:9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spacing w:before="0" w:after="0"/>
                        <w:jc w:val="right"/>
                        <w:rPr>
                          <w:rFonts w:ascii="Microsoft YaHei" w:hAnsi="Microsoft YaHei" w:eastAsia="Microsoft YaHei"/>
                          <w:color w:val="000000"/>
                        </w:rPr>
                      </w:pPr>
                      <w:ins w:id="115" w:author="惠 旭家" w:date="2021-05-18T17:45:09Z">
                        <w:r>
                          <w:rPr>
                            <w:rFonts w:ascii="Microsoft YaHei" w:hAnsi="Microsoft YaHei" w:eastAsia="Microsoft YaHei"/>
                            <w:color w:val="000000"/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116" w:author="惠 旭家" w:date="2021-05-18T17:45:09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</w:rPr>
                          <w:t>Q</w:t>
                        </w:r>
                      </w:ins>
                      <w:ins w:id="117" w:author="惠 旭家" w:date="2021-05-18T17:45:09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118" w:author="惠 旭家" w:date="2021-05-18T17:45:09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19" w:author="惠 旭家" w:date="2021-05-18T17:45:09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120" w:author="惠 旭家" w:date="2021-05-18T17:45:09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21" w:author="惠 旭家" w:date="2021-05-18T17:45:09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22" w:author="惠 旭家" w:date="2021-05-18T17:45:09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49530</wp:posOffset>
            </wp:positionV>
            <wp:extent cx="2059305" cy="2160270"/>
            <wp:effectExtent l="0" t="0" r="0" b="0"/>
            <wp:wrapTopAndBottom/>
            <wp:docPr id="4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9836" t="4999" r="20069" b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123" w:author="惠 旭家" w:date="2021-05-18T17:45:09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在</w:t>
        </w:r>
      </w:ins>
      <w:ins w:id="124" w:author="惠 旭家" w:date="2021-05-18T17:51:1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某商品的國際市場</w:t>
        </w:r>
      </w:ins>
      <w:ins w:id="125" w:author="惠 旭家" w:date="2021-05-18T17:40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中，甲國是出口國，乙國是進口國。下列所有圖中，</w:t>
        </w:r>
      </w:ins>
      <w:ins w:id="126" w:author="惠 旭家" w:date="2021-05-18T17:40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P*</w:t>
        </w:r>
      </w:ins>
      <w:ins w:id="127" w:author="惠 旭家" w:date="2021-05-18T17:40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、</w:t>
        </w:r>
      </w:ins>
      <w:ins w:id="128" w:author="惠 旭家" w:date="2021-05-18T17:40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Q*</w:t>
        </w:r>
      </w:ins>
      <w:ins w:id="129" w:author="惠 旭家" w:date="2021-05-18T17:40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表示這個國家在進行交易前的均衡價格與均衡量。請回答下列問題：</w:t>
          <w:rPrChange w:id="0" w:author="惠 旭家" w:date="2021-05-19T10:38:49Z"/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color w:val="000000"/>
          <w:ins w:id="148" w:author="惠 旭家" w:date="2021-05-18T17:42:02Z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4563745</wp:posOffset>
                </wp:positionH>
                <wp:positionV relativeFrom="paragraph">
                  <wp:posOffset>2054860</wp:posOffset>
                </wp:positionV>
                <wp:extent cx="1557655" cy="127000"/>
                <wp:effectExtent l="0" t="0" r="0" b="0"/>
                <wp:wrapNone/>
                <wp:docPr id="5" name="形狀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000" cy="126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jc w:val="right"/>
                              <w:rPr>
                                <w:rFonts w:ascii="Microsoft YaHei" w:hAnsi="Microsoft YaHei" w:eastAsia="Microsoft YaHei"/>
                              </w:rPr>
                            </w:pPr>
                            <w:ins w:id="130" w:author="惠 旭家" w:date="2021-05-18T17:41:46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131" w:author="惠 旭家" w:date="2021-05-18T17:41:46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132" w:author="惠 旭家" w:date="2021-05-18T17:41:46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133" w:author="惠 旭家" w:date="2021-05-18T17:41:46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34" w:author="惠 旭家" w:date="2021-05-18T17:41:46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135" w:author="惠 旭家" w:date="2021-05-18T17:41:46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36" w:author="惠 旭家" w:date="2021-05-18T17:41:46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37" w:author="惠 旭家" w:date="2021-05-18T17:41:46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0" path="m0,0l-2147483645,0l-2147483645,-2147483646l0,-2147483646xe" stroked="f" style="position:absolute;margin-left:359.35pt;margin-top:161.8pt;width:122.55pt;height:9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jc w:val="right"/>
                        <w:rPr>
                          <w:rFonts w:ascii="Microsoft YaHei" w:hAnsi="Microsoft YaHei" w:eastAsia="Microsoft YaHei"/>
                        </w:rPr>
                      </w:pPr>
                      <w:ins w:id="138" w:author="惠 旭家" w:date="2021-05-18T17:41:46Z">
                        <w:r>
                          <w:rPr>
                            <w:rFonts w:ascii="Microsoft YaHei" w:hAnsi="Microsoft YaHei" w:eastAsia="Microsoft YaHei"/>
                            <w:color w:val="000000"/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139" w:author="惠 旭家" w:date="2021-05-18T17:41:46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</w:rPr>
                          <w:t>Q</w:t>
                        </w:r>
                      </w:ins>
                      <w:ins w:id="140" w:author="惠 旭家" w:date="2021-05-18T17:41:46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141" w:author="惠 旭家" w:date="2021-05-18T17:41:46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42" w:author="惠 旭家" w:date="2021-05-18T17:41:46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143" w:author="惠 旭家" w:date="2021-05-18T17:41:46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44" w:author="惠 旭家" w:date="2021-05-18T17:41:46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45" w:author="惠 旭家" w:date="2021-05-18T17:41:46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66290" cy="2160270"/>
            <wp:effectExtent l="0" t="0" r="0" b="0"/>
            <wp:wrapTopAndBottom/>
            <wp:docPr id="7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836" t="4999" r="20069" b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146" w:author="惠 旭家" w:date="2021-05-18T17:41:4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根據上圖，</w:t>
        </w:r>
      </w:ins>
      <w:ins w:id="147" w:author="惠 旭家" w:date="2021-05-18T17:42:0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乙國的進口量是：（   ）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164" w:author="惠 旭家" w:date="2021-05-18T17:44:00Z"/>
        </w:rPr>
      </w:pPr>
      <w:ins w:id="149" w:author="惠 旭家" w:date="2021-05-18T17:42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150" w:author="惠 旭家" w:date="2021-05-18T17:42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51" w:author="惠 旭家" w:date="2021-05-18T17:42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 xml:space="preserve">B. </w:t>
        </w:r>
      </w:ins>
      <w:ins w:id="152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153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54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C. Q*-Q</w:t>
        </w:r>
      </w:ins>
      <w:ins w:id="155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56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157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58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-Q*</w:t>
          <w:tab/>
          <w:tab/>
        </w:r>
      </w:ins>
      <w:ins w:id="159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E. </w:t>
        </w:r>
      </w:ins>
      <w:ins w:id="160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161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62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63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color w:val="000000"/>
          <w:ins w:id="197" w:author="惠 旭家" w:date="2021-05-18T17:46:16Z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4261485</wp:posOffset>
                </wp:positionH>
                <wp:positionV relativeFrom="paragraph">
                  <wp:posOffset>2033905</wp:posOffset>
                </wp:positionV>
                <wp:extent cx="1859915" cy="127000"/>
                <wp:effectExtent l="0" t="0" r="0" b="0"/>
                <wp:wrapNone/>
                <wp:docPr id="8" name="形狀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400" cy="126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jc w:val="right"/>
                              <w:rPr>
                                <w:rFonts w:ascii="Microsoft YaHei" w:hAnsi="Microsoft YaHei" w:eastAsia="Microsoft YaHei"/>
                              </w:rPr>
                            </w:pPr>
                            <w:ins w:id="165" w:author="惠 旭家" w:date="2021-05-18T17:44:00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166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167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168" w:author="惠 旭家" w:date="2021-05-18T17:44:00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69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70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  <w:ins w:id="171" w:author="惠 旭家" w:date="2021-05-18T17:44:00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72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173" w:author="惠 旭家" w:date="2021-05-18T17:44:00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74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75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ins>
                            <w:ins w:id="176" w:author="惠 旭家" w:date="2021-05-18T17:44:00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77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78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1" path="m0,0l-2147483645,0l-2147483645,-2147483646l0,-2147483646xe" stroked="f" style="position:absolute;margin-left:335.55pt;margin-top:160.15pt;width:146.35pt;height:9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jc w:val="right"/>
                        <w:rPr>
                          <w:rFonts w:ascii="Microsoft YaHei" w:hAnsi="Microsoft YaHei" w:eastAsia="Microsoft YaHei"/>
                        </w:rPr>
                      </w:pPr>
                      <w:ins w:id="179" w:author="惠 旭家" w:date="2021-05-18T17:44:00Z">
                        <w:r>
                          <w:rPr>
                            <w:rFonts w:ascii="Microsoft YaHei" w:hAnsi="Microsoft YaHei" w:eastAsia="Microsoft YaHei"/>
                            <w:color w:val="000000"/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180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</w:rPr>
                          <w:t>Q</w:t>
                        </w:r>
                      </w:ins>
                      <w:ins w:id="181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182" w:author="惠 旭家" w:date="2021-05-18T17:44:00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83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84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  <w:ins w:id="185" w:author="惠 旭家" w:date="2021-05-18T17:44:00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86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187" w:author="惠 旭家" w:date="2021-05-18T17:44:00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88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89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</w:ins>
                      <w:ins w:id="190" w:author="惠 旭家" w:date="2021-05-18T17:44:00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91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92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76500" cy="2160270"/>
            <wp:effectExtent l="0" t="0" r="0" b="0"/>
            <wp:wrapTopAndBottom/>
            <wp:docPr id="10" name="影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影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615" t="4999" r="14397" b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193" w:author="惠 旭家" w:date="2021-05-18T17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爲保護本國企業，乙國對進口產品徵收了一定量的</w:t>
        </w:r>
      </w:ins>
      <w:ins w:id="194" w:author="惠 旭家" w:date="2021-05-18T17:45:0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關稅</w:t>
        </w:r>
      </w:ins>
      <w:ins w:id="195" w:author="惠 旭家" w:date="2021-05-18T17:52:0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（如上圖所示）</w:t>
        </w:r>
      </w:ins>
      <w:ins w:id="196" w:author="惠 旭家" w:date="2021-05-18T17:46:1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，其國內企業相比收稅前增加的生產量是：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219" w:author="惠 旭家" w:date="2021-05-18T17:49:03Z"/>
        </w:rPr>
      </w:pPr>
      <w:ins w:id="198" w:author="惠 旭家" w:date="2021-05-18T17:46:1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199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00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01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02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203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04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05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06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207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C. Q</w:t>
        </w:r>
      </w:ins>
      <w:ins w:id="208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09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10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11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212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13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14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15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Q</w:t>
        </w:r>
      </w:ins>
      <w:ins w:id="216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17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18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color w:val="000000"/>
          <w:ins w:id="250" w:author="惠 旭家" w:date="2021-05-18T17:50:02Z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4261485</wp:posOffset>
                </wp:positionH>
                <wp:positionV relativeFrom="paragraph">
                  <wp:posOffset>2033905</wp:posOffset>
                </wp:positionV>
                <wp:extent cx="1859915" cy="127000"/>
                <wp:effectExtent l="0" t="0" r="0" b="0"/>
                <wp:wrapNone/>
                <wp:docPr id="11" name="形狀1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400" cy="126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jc w:val="right"/>
                              <w:rPr>
                                <w:rFonts w:ascii="Microsoft YaHei" w:hAnsi="Microsoft YaHei" w:eastAsia="Microsoft YaHei"/>
                              </w:rPr>
                            </w:pPr>
                            <w:ins w:id="220" w:author="惠 旭家" w:date="2021-05-18T17:49:03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221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222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223" w:author="惠 旭家" w:date="2021-05-18T17:49:03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24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225" w:author="惠 旭家" w:date="2021-05-18T17:49:03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26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27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  <w:ins w:id="228" w:author="惠 旭家" w:date="2021-05-18T17:49:03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29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30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ins>
                            <w:ins w:id="231" w:author="惠 旭家" w:date="2021-05-18T17:49:03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32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33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2" path="m0,0l-2147483645,0l-2147483645,-2147483646l0,-2147483646xe" stroked="f" style="position:absolute;margin-left:335.55pt;margin-top:160.15pt;width:146.35pt;height:9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jc w:val="right"/>
                        <w:rPr>
                          <w:rFonts w:ascii="Microsoft YaHei" w:hAnsi="Microsoft YaHei" w:eastAsia="Microsoft YaHei"/>
                        </w:rPr>
                      </w:pPr>
                      <w:ins w:id="234" w:author="惠 旭家" w:date="2021-05-18T17:49:03Z">
                        <w:r>
                          <w:rPr>
                            <w:rFonts w:ascii="Microsoft YaHei" w:hAnsi="Microsoft YaHei" w:eastAsia="Microsoft YaHei"/>
                            <w:color w:val="000000"/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235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</w:rPr>
                          <w:t>Q</w:t>
                        </w:r>
                      </w:ins>
                      <w:ins w:id="236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237" w:author="惠 旭家" w:date="2021-05-18T17:49:03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38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239" w:author="惠 旭家" w:date="2021-05-18T17:49:03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40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41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  <w:ins w:id="242" w:author="惠 旭家" w:date="2021-05-18T17:49:03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43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44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</w:ins>
                      <w:ins w:id="245" w:author="惠 旭家" w:date="2021-05-18T17:49:03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46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47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63115" cy="2160270"/>
            <wp:effectExtent l="0" t="0" r="0" b="0"/>
            <wp:wrapTopAndBottom/>
            <wp:docPr id="13" name="影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影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069" t="4999" r="20069" b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248" w:author="惠 旭家" w:date="2021-05-18T17:49:0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爲保護本國企業，乙國對本國出口企業</w:t>
        </w:r>
      </w:ins>
      <w:ins w:id="249" w:author="惠 旭家" w:date="2021-05-18T17:50:0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以一定量的補貼（如上圖所示），其國內企業增加的生產量是：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272" w:author="惠 旭家" w:date="2021-05-18T17:50:02Z"/>
        </w:rPr>
      </w:pPr>
      <w:ins w:id="251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252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53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54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55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256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57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58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59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260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C. Q</w:t>
        </w:r>
      </w:ins>
      <w:ins w:id="261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62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63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64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265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66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67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68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Q</w:t>
        </w:r>
      </w:ins>
      <w:ins w:id="269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70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71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color w:val="000000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4261485</wp:posOffset>
                </wp:positionH>
                <wp:positionV relativeFrom="paragraph">
                  <wp:posOffset>2033905</wp:posOffset>
                </wp:positionV>
                <wp:extent cx="1859915" cy="127000"/>
                <wp:effectExtent l="0" t="0" r="0" b="0"/>
                <wp:wrapNone/>
                <wp:docPr id="14" name="形狀1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400" cy="126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jc w:val="right"/>
                              <w:rPr>
                                <w:rFonts w:ascii="Microsoft YaHei" w:hAnsi="Microsoft YaHei" w:eastAsia="Microsoft YaHei"/>
                              </w:rPr>
                            </w:pPr>
                            <w:ins w:id="273" w:author="惠 旭家" w:date="2021-05-18T17:50:02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274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275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276" w:author="惠 旭家" w:date="2021-05-18T17:50:02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77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78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  <w:ins w:id="279" w:author="惠 旭家" w:date="2021-05-18T17:50:02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80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281" w:author="惠 旭家" w:date="2021-05-18T17:50:02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82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83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ins>
                            <w:ins w:id="284" w:author="惠 旭家" w:date="2021-05-18T17:50:02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85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86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3" path="m0,0l-2147483645,0l-2147483645,-2147483646l0,-2147483646xe" stroked="f" style="position:absolute;margin-left:335.55pt;margin-top:160.15pt;width:146.35pt;height:9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jc w:val="right"/>
                        <w:rPr>
                          <w:rFonts w:ascii="Microsoft YaHei" w:hAnsi="Microsoft YaHei" w:eastAsia="Microsoft YaHei"/>
                        </w:rPr>
                      </w:pPr>
                      <w:ins w:id="287" w:author="惠 旭家" w:date="2021-05-18T17:50:02Z">
                        <w:r>
                          <w:rPr>
                            <w:rFonts w:ascii="Microsoft YaHei" w:hAnsi="Microsoft YaHei" w:eastAsia="Microsoft YaHei"/>
                            <w:color w:val="000000"/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288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</w:rPr>
                          <w:t>Q</w:t>
                        </w:r>
                      </w:ins>
                      <w:ins w:id="289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290" w:author="惠 旭家" w:date="2021-05-18T17:50:02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91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92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  <w:ins w:id="293" w:author="惠 旭家" w:date="2021-05-18T17:50:02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94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295" w:author="惠 旭家" w:date="2021-05-18T17:50:02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96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97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</w:ins>
                      <w:ins w:id="298" w:author="惠 旭家" w:date="2021-05-18T17:50:02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99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300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1855" cy="2160270"/>
            <wp:effectExtent l="0" t="0" r="0" b="0"/>
            <wp:wrapTopAndBottom/>
            <wp:docPr id="16" name="影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影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716" t="4999" r="20069" b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301" w:author="惠 旭家" w:date="2021-05-18T17:50:0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在</w:t>
        </w:r>
      </w:ins>
      <w:ins w:id="302" w:author="惠 旭家" w:date="2021-05-18T17:51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這個市場中，丙國能以極低的價格</w:t>
        </w:r>
      </w:ins>
      <w:ins w:id="303" w:author="惠 旭家" w:date="2021-05-18T17:52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生產該產品，並以低於國際市場均衡</w:t>
        </w:r>
      </w:ins>
      <w:ins w:id="304" w:author="惠 旭家" w:date="2021-05-18T17:52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305" w:author="惠 旭家" w:date="2021-05-18T17:52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的價格出口</w:t>
        </w:r>
      </w:ins>
      <w:ins w:id="306" w:author="惠 旭家" w:date="2021-05-19T09:22:18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，乙國的市場由此受到的衝擊表現爲</w:t>
        </w:r>
      </w:ins>
      <w:ins w:id="307" w:author="惠 旭家" w:date="2021-05-19T09:23:2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國內產業產量（   ），其變化量爲（    ）。</w:t>
          <w:rPrChange w:id="0" w:author="惠 旭家" w:date="2021-05-19T10:38:49Z"/>
        </w:r>
      </w:ins>
    </w:p>
    <w:p>
      <w:pPr>
        <w:pStyle w:val="Normal"/>
        <w:numPr>
          <w:ilvl w:val="0"/>
          <w:numId w:val="3"/>
        </w:numPr>
        <w:bidi w:val="0"/>
        <w:jc w:val="left"/>
        <w:rPr>
          <w:color w:val="000000"/>
          <w:ins w:id="315" w:author="惠 旭家" w:date="2021-05-19T09:24:12Z"/>
        </w:rPr>
      </w:pPr>
      <w:ins w:id="308" w:author="惠 旭家" w:date="2021-05-19T09:24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309" w:author="惠 旭家" w:date="2021-05-19T09:24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增加</w:t>
        </w:r>
      </w:ins>
      <w:ins w:id="310" w:author="惠 旭家" w:date="2021-05-19T09:24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ab/>
        </w:r>
      </w:ins>
      <w:ins w:id="311" w:author="惠 旭家" w:date="2021-05-19T09:24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B. </w:t>
        </w:r>
      </w:ins>
      <w:ins w:id="312" w:author="惠 旭家" w:date="2021-05-19T09:24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減少</w:t>
        </w:r>
      </w:ins>
      <w:ins w:id="313" w:author="惠 旭家" w:date="2021-05-19T09:24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ab/>
          <w:tab/>
          <w:tab/>
          <w:t xml:space="preserve">C. </w:t>
        </w:r>
      </w:ins>
      <w:ins w:id="314" w:author="惠 旭家" w:date="2021-05-19T09:24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無變化</w:t>
        </w:r>
      </w:ins>
    </w:p>
    <w:p>
      <w:pPr>
        <w:pStyle w:val="Normal"/>
        <w:numPr>
          <w:ilvl w:val="0"/>
          <w:numId w:val="3"/>
        </w:numPr>
        <w:bidi w:val="0"/>
        <w:jc w:val="left"/>
        <w:rPr>
          <w:color w:val="000000"/>
        </w:rPr>
      </w:pPr>
      <w:ins w:id="316" w:author="惠 旭家" w:date="2021-05-19T09:25:1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317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318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319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320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321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322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323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324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325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326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C. Q</w:t>
        </w:r>
      </w:ins>
      <w:ins w:id="327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328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329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330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331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332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333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334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0</w:t>
        </w:r>
      </w:ins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icrosoft YaHei">
    <w:charset w:val="01"/>
    <w:family w:val="roman"/>
    <w:pitch w:val="variable"/>
  </w:font>
  <w:font w:name="Yu Mincho Demibold">
    <w:charset w:val="01"/>
    <w:family w:val="roman"/>
    <w:pitch w:val="variable"/>
  </w:font>
  <w:font w:name="Yu Minch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lowerLetter"/>
      <w:lvlText w:val="(%1)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75"/>
  <w:revisionView w:insDel="0" w:formatting="0"/>
  <w:trackRevisions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TC" w:cs="FreeSans"/>
        <w:kern w:val="2"/>
        <w:sz w:val="24"/>
        <w:szCs w:val="24"/>
        <w:lang w:val="en-US" w:eastAsia="zh-TW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TC" w:cs="FreeSans"/>
      <w:color w:val="auto"/>
      <w:kern w:val="2"/>
      <w:sz w:val="24"/>
      <w:szCs w:val="24"/>
      <w:lang w:val="en-US" w:eastAsia="zh-TW" w:bidi="hi-IN"/>
    </w:rPr>
  </w:style>
  <w:style w:type="character" w:styleId="Style14">
    <w:name w:val="編號字元"/>
    <w:qFormat/>
    <w:rPr/>
  </w:style>
  <w:style w:type="character" w:styleId="Style15">
    <w:name w:val="行編號"/>
    <w:rPr/>
  </w:style>
  <w:style w:type="paragraph" w:styleId="Style16">
    <w:name w:val="標題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TC" w:cs="Free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索引"/>
    <w:basedOn w:val="Normal"/>
    <w:qFormat/>
    <w:pPr>
      <w:suppressLineNumbers/>
    </w:pPr>
    <w:rPr>
      <w:rFonts w:cs="FreeSans"/>
    </w:rPr>
  </w:style>
  <w:style w:type="paragraph" w:styleId="Style21">
    <w:name w:val="外框內容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166</TotalTime>
  <Application>LibreOffice/7.1.3.2$Windows_X86_64 LibreOffice_project/47f78053abe362b9384784d31a6e56f8511eb1c1</Application>
  <AppVersion>15.0000</AppVersion>
  <Pages>3</Pages>
  <Words>769</Words>
  <Characters>917</Characters>
  <CharactersWithSpaces>988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2021-05-18T09:28:13Z</dcterms:created>
  <dc:creator/>
  <dc:description/>
  <dc:language>zh-TW</dc:language>
  <cp:lastModifiedBy>惠 旭家</cp:lastModifiedBy>
  <dcterms:modified xsi:type="dcterms:W3CDTF">2021-05-19T10:38:52Z</dcterms:modified>
  <cp:revision>107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