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del w:id="1" w:author="惠 旭家" w:date="2021-05-20T09:40:57Z"/>
        </w:rPr>
      </w:pPr>
      <w:del w:id="0" w:author="惠 旭家" w:date="2021-05-20T09:40:5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爲什麼要貿易：絕對優勢；學測提綱：</w:delText>
        </w:r>
      </w:del>
    </w:p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del w:id="3" w:author="惠 旭家" w:date="2021-05-18T17:56:26Z"/>
        </w:rPr>
      </w:pPr>
      <w:del w:id="2" w:author="惠 旭家" w:date="2021-05-18T17:56:2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甲國與乙國貿易，牛肉與土豆</w:delText>
        </w:r>
      </w:del>
    </w:p>
    <w:p>
      <w:pPr>
        <w:pStyle w:val="Normal"/>
        <w:numPr>
          <w:ilvl w:val="0"/>
          <w:numId w:val="2"/>
        </w:numPr>
        <w:bidi w:val="0"/>
        <w:jc w:val="left"/>
        <w:rPr>
          <w:rFonts w:ascii="Yu Mincho Demibold" w:hAnsi="Yu Mincho Demibold" w:eastAsia="Yu Mincho Demibold"/>
          <w:color w:val="000000"/>
          <w:sz w:val="24"/>
          <w:szCs w:val="24"/>
          <w:del w:id="5" w:author="惠 旭家" w:date="2021-05-18T17:56:26Z"/>
        </w:rPr>
      </w:pPr>
      <w:del w:id="4" w:author="惠 旭家" w:date="2021-05-18T17:56:26Z">
        <w:r>
          <w:rPr>
            <w:rFonts w:eastAsia="Yu Mincho Demibold" w:ascii="Yu Mincho Demibold" w:hAnsi="Yu Mincho Demibold"/>
            <w:color w:val="000000"/>
            <w:sz w:val="24"/>
            <w:szCs w:val="24"/>
          </w:rPr>
        </w:r>
      </w:del>
    </w:p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del w:id="7" w:author="惠 旭家" w:date="2021-05-20T09:40:56Z"/>
        </w:rPr>
      </w:pPr>
      <w:del w:id="6" w:author="惠 旭家" w:date="2021-05-20T09:40:5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爲什麼要設置貿易壁壘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9" w:author="惠 旭家" w:date="2021-05-20T09:40:56Z"/>
        </w:rPr>
      </w:pPr>
      <w:del w:id="8" w:author="惠 旭家" w:date="2021-05-20T09:40:5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關稅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11" w:author="惠 旭家" w:date="2021-05-20T09:40:56Z"/>
        </w:rPr>
      </w:pPr>
      <w:del w:id="10" w:author="惠 旭家" w:date="2021-05-20T09:40:5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政府補貼內地產業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13" w:author="惠 旭家" w:date="2021-05-20T09:40:56Z"/>
        </w:rPr>
      </w:pPr>
      <w:del w:id="12" w:author="惠 旭家" w:date="2021-05-20T09:40:5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傾銷與反傾銷</w:delText>
        </w:r>
      </w:del>
    </w:p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del w:id="15" w:author="惠 旭家" w:date="2021-05-20T09:40:56Z"/>
        </w:rPr>
      </w:pPr>
      <w:del w:id="14" w:author="惠 旭家" w:date="2021-05-20T09:40:5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17" w:author="惠 旭家" w:date="2021-05-20T09:40:56Z"/>
        </w:rPr>
      </w:pPr>
      <w:del w:id="16" w:author="惠 旭家" w:date="2021-05-20T09:40:5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貿易壁壘：</w:delText>
        </w:r>
      </w:del>
    </w:p>
    <w:p>
      <w:pPr>
        <w:pStyle w:val="Normal"/>
        <w:bidi w:val="0"/>
        <w:jc w:val="left"/>
        <w:rPr>
          <w:lang w:eastAsia="zh-CN"/>
          <w:del w:id="19" w:author="惠 旭家" w:date="2021-05-19T09:38:53Z"/>
        </w:rPr>
      </w:pPr>
      <w:del w:id="18" w:author="惠 旭家" w:date="2021-05-19T09:38:53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21" w:author="惠 旭家" w:date="2021-05-19T09:38:53Z"/>
        </w:rPr>
      </w:pPr>
      <w:del w:id="20" w:author="惠 旭家" w:date="2021-05-19T09:38:53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lang w:eastAsia="zh-CN"/>
          <w:del w:id="23" w:author="惠 旭家" w:date="2021-05-20T09:40:54Z"/>
        </w:rPr>
      </w:pPr>
      <w:del w:id="22" w:author="惠 旭家" w:date="2021-05-20T09:40:54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</w:rPr>
      </w:pPr>
      <w:ins w:id="24" w:author="惠 旭家" w:date="2021-05-20T09:4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一</w:t>
        </w:r>
      </w:ins>
      <w:del w:id="25" w:author="惠 旭家" w:date="2021-05-20T09:44:3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一</w:delText>
        </w:r>
      </w:del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、選擇題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ins w:id="55" w:author="作者不明" w:date="2021-05-18T17:14:40Z"/>
          <w:sz w:val="22"/>
          <w:szCs w:val="22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生產可能性曲線（</w:t>
      </w:r>
      <w:ins w:id="28" w:author="作者不明" w:date="2021-05-18T17:14:1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或稱生產可能性邊界</w:t>
        </w:r>
      </w:ins>
      <w:del w:id="29" w:author="作者不明" w:date="2021-05-18T17:14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delText>Production Possibility Curve</w:delText>
        </w:r>
      </w:del>
      <w:del w:id="30" w:author="作者不明" w:date="2021-05-18T17:14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或</w:delText>
        </w:r>
      </w:del>
      <w:del w:id="31" w:author="作者不明" w:date="2021-05-18T17:14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delText>Production Possibilities Frontier</w:delText>
        </w:r>
      </w:del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，簡稱</w:t>
      </w:r>
      <w:r>
        <w:rPr>
          <w:rFonts w:eastAsia="Microsoft YaHei" w:ascii="Microsoft YaHei" w:hAnsi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PPC</w:t>
      </w: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或</w:t>
      </w:r>
      <w:r>
        <w:rPr>
          <w:rFonts w:eastAsia="Microsoft YaHei" w:ascii="Microsoft YaHei" w:hAnsi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PPF</w:t>
      </w: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）</w:t>
      </w:r>
      <w:ins w:id="37" w:author="惠 旭家" w:date="2021-05-19T09:17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表示經濟體利用一定的、現有的資源和技術條件</w:t>
        </w:r>
      </w:ins>
      <w:ins w:id="38" w:author="惠 旭家" w:date="2021-05-19T09:33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</w:t>
        </w:r>
      </w:ins>
      <w:ins w:id="39" w:author="惠 旭家" w:date="2021-05-19T09:37:1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t xml:space="preserve">兩種產品之間在用盡所有資源、技術的情況下所有的生產組合的可能 </w:t>
        </w:r>
      </w:ins>
      <w:ins w:id="40" w:author="惠 旭家" w:date="2021-05-19T09:35:1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。其端點最大</w:t>
        </w:r>
      </w:ins>
      <w:ins w:id="41" w:author="惠 旭家" w:date="2021-05-19T09:38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2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即是該經濟體在現有條件下所能生產該商品的最大</w:t>
        </w:r>
      </w:ins>
      <w:ins w:id="43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4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。通過最大</w:t>
        </w:r>
      </w:ins>
      <w:ins w:id="45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6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的比較，</w:t>
        </w:r>
      </w:ins>
      <w:ins w:id="47" w:author="作者不明" w:date="2021-05-18T17:27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能直觀地</w:t>
        </w:r>
      </w:ins>
      <w:ins w:id="48" w:author="作者不明" w:date="2021-05-18T17:28:2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體現兩個國家的生產能力，反映出其各自的</w:t>
        </w:r>
      </w:ins>
      <w:ins w:id="49" w:author="作者不明" w:date="2021-05-18T17:28:2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t>優勢所在</w:t>
        </w:r>
      </w:ins>
      <w:del w:id="50" w:author="作者不明" w:date="2021-05-18T17:27:3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delText>是指用來描述在已知條件下，兩種產品之間在用盡所有資源、技術的情況下所有的生產組合的可能，在平面圖上所形成之軌跡</w:delText>
        </w:r>
      </w:del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20T09:44:08Z"/>
        </w:rPr>
        <w:t>。</w:t>
      </w:r>
      <w:del w:id="52" w:author="作者不明" w:date="2021-05-18T17:27:2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 xml:space="preserve"> </w:delText>
        </w:r>
      </w:del>
      <w:ins w:id="53" w:author="作者不明" w:date="2021-05-18T17:27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請回答下列問題</w:t>
        </w:r>
      </w:ins>
      <w:ins w:id="54" w:author="作者不明" w:date="2021-05-18T17:29:0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：</w:t>
        </w:r>
      </w:ins>
    </w:p>
    <w:p>
      <w:pPr>
        <w:pStyle w:val="Normal"/>
        <w:numPr>
          <w:ilvl w:val="0"/>
          <w:numId w:val="1"/>
        </w:numPr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61" w:author="作者不明" w:date="2021-05-18T17:14:40Z"/>
        </w:rPr>
      </w:pPr>
      <w:ins w:id="56" w:author="作者不明" w:date="2021-05-18T17:14:40Z">
        <w:r>
          <w:drawing>
            <wp:anchor behindDoc="0" distT="0" distB="0" distL="0" distR="0" simplePos="0" locked="0" layoutInCell="0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118110</wp:posOffset>
              </wp:positionV>
              <wp:extent cx="2501900" cy="2160270"/>
              <wp:effectExtent l="0" t="0" r="0" b="0"/>
              <wp:wrapTopAndBottom/>
              <wp:docPr id="1" name="影像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影像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rcRect l="15055" t="9998" r="15055" b="499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1900" cy="2160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57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甲乙兩國進行土豆、牛肉的貿易，甲乙兩國的國內生產可能性曲線如</w:t>
        </w:r>
      </w:ins>
      <w:ins w:id="58" w:author="惠 旭家" w:date="2021-05-19T09:42:2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上</w:t>
        </w:r>
      </w:ins>
      <w:del w:id="59" w:author="惠 旭家" w:date="2021-05-19T09:42:15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下</w:delText>
        </w:r>
      </w:del>
      <w:ins w:id="60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圖。甲乙之間可能的貿易往來是：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64" w:author="作者不明" w:date="2021-05-18T17:14:40Z"/>
        </w:rPr>
      </w:pPr>
      <w:ins w:id="62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63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甲國出口牛肉、進口土豆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67" w:author="作者不明" w:date="2021-05-18T17:14:40Z"/>
        </w:rPr>
      </w:pPr>
      <w:ins w:id="65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B. </w:t>
        </w:r>
      </w:ins>
      <w:ins w:id="66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乙國出口牛肉、進口土豆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70" w:author="惠 旭家" w:date="2021-05-18T17:36:30Z"/>
        </w:rPr>
      </w:pPr>
      <w:ins w:id="68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C. </w:t>
        </w:r>
      </w:ins>
      <w:ins w:id="69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由進各國出口公司自由決定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72" w:author="作者不明" w:date="2021-05-18T17:14:40Z"/>
        </w:rPr>
      </w:pPr>
      <w:ins w:id="71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81" w:author="惠 旭家" w:date="2021-05-19T09:48:01Z"/>
        </w:rPr>
      </w:pPr>
      <w:ins w:id="73" w:author="作者不明" w:date="2021-05-18T17:20:3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供給與需求模型中的供需曲線能直觀地反映</w:t>
        </w:r>
      </w:ins>
      <w:ins w:id="74" w:author="作者不明" w:date="2021-05-18T17:26:2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市場的均衡價格和均衡量</w:t>
        </w:r>
      </w:ins>
      <w:ins w:id="75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，這個價格與量</w:t>
        </w:r>
      </w:ins>
      <w:del w:id="76" w:author="惠 旭家" w:date="2021-05-19T09:48:05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即</w:delText>
        </w:r>
      </w:del>
      <w:ins w:id="77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是理論最優</w:t>
        </w:r>
      </w:ins>
      <w:ins w:id="78" w:author="惠 旭家" w:date="2021-05-18T17:39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del w:id="79" w:author="惠 旭家" w:date="2021-05-18T17:38:2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值</w:delText>
        </w:r>
      </w:del>
      <w:ins w:id="80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vertAlign w:val="subscript"/>
          <w:ins w:id="107" w:author="惠 旭家" w:date="2021-05-18T17:36:19Z"/>
        </w:rPr>
      </w:pPr>
      <w:ins w:id="82" w:author="惠 旭家" w:date="2021-05-19T09:43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例如，下圖為甲國出口情況在供需曲線中的反映，在貿易前，甲國</w:t>
        </w:r>
      </w:ins>
      <w:ins w:id="83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國內均衡價格在</w:t>
        </w:r>
      </w:ins>
      <w:ins w:id="84" w:author="惠 旭家" w:date="2021-05-19T09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85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、均衡量在</w:t>
        </w:r>
      </w:ins>
      <w:ins w:id="86" w:author="惠 旭家" w:date="2021-05-19T09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87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，在國際</w:t>
        </w:r>
      </w:ins>
      <w:ins w:id="88" w:author="惠 旭家" w:date="2021-05-19T09:45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貿易之後，均衡價格與世界價格一致、國內生產均衡量上升至</w:t>
        </w:r>
      </w:ins>
      <w:ins w:id="89" w:author="惠 旭家" w:date="2021-05-19T09:45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90" w:author="惠 旭家" w:date="2021-05-19T09:45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91" w:author="惠 旭家" w:date="2021-05-19T09:46:31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、國內消費均衡價格下降至</w:t>
        </w:r>
      </w:ins>
      <w:ins w:id="92" w:author="惠 旭家" w:date="2021-05-19T09:46:31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93" w:author="惠 旭家" w:date="2021-05-19T09:46:3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94" w:author="惠 旭家" w:date="2021-05-19T09:46:31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，</w:t>
        </w:r>
      </w:ins>
      <w:ins w:id="95" w:author="惠 旭家" w:date="2021-05-19T09:47:07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其中多生產的</w:t>
        </w:r>
      </w:ins>
      <w:ins w:id="96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97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98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-Q</w:t>
        </w:r>
      </w:ins>
      <w:ins w:id="99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00" w:author="惠 旭家" w:date="2021-05-19T09:47:07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便爲出口量。</w:t>
        </w:r>
      </w:ins>
      <w:del w:id="101" w:author="惠 旭家" w:date="2021-05-18T17:40:5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請回答下列問題：</w:delText>
        </w:r>
      </w:del>
      <w:del w:id="102" w:author="惠 旭家" w:date="2021-05-18T17:41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Q*</w:delText>
        </w:r>
      </w:del>
      <w:del w:id="103" w:author="惠 旭家" w:date="2021-05-18T17:41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表示國家在進行交易前的均衡價格與均衡量。</w:delText>
        </w:r>
      </w:del>
      <w:del w:id="104" w:author="惠 旭家" w:date="2021-05-18T17:34:5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 xml:space="preserve">, </w:delText>
        </w:r>
      </w:del>
      <w:del w:id="105" w:author="惠 旭家" w:date="2021-05-18T17:41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下圖中，</w:delText>
        </w:r>
      </w:del>
      <w:del w:id="106" w:author="惠 旭家" w:date="2021-05-18T17:41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P*</w:delText>
        </w:r>
      </w:del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16" w:author="惠 旭家" w:date="2021-05-18T17:40:12Z"/>
        </w:rPr>
      </w:pPr>
      <w:ins w:id="108" w:author="惠 旭家" w:date="2021-05-18T17:45:09Z">
        <w:r>
          <mc:AlternateContent>
            <mc:Choice Requires="wps"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2" name="形狀1_4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jc w:val="right"/>
                                <w:rPr/>
                              </w:pPr>
                              <w:r>
                                <w:rPr>
                                  <w:sz w:val="14"/>
                                  <w:szCs w:val="14"/>
                                  <w:rFonts w:ascii="Microsoft YaHei" w:hAnsi="Microsoft YaHei" w:eastAsia="Microsoft YaHei"/>
                                </w:rPr>
                                <w:t>从左往右依次为Q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、Q*、Q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ID="形狀1_4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jc w:val="right"/>
                          <w:rPr/>
                        </w:pPr>
                        <w:r>
                          <w:rPr>
                            <w:sz w:val="14"/>
                            <w:szCs w:val="14"/>
                            <w:rFonts w:ascii="Microsoft YaHei" w:hAnsi="Microsoft YaHei" w:eastAsia="Microsoft YaHei"/>
                          </w:rPr>
                          <w:t>从左往右依次为Q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、Q*、Q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2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3">
              <wp:simplePos x="0" y="0"/>
              <wp:positionH relativeFrom="column">
                <wp:align>center</wp:align>
              </wp:positionH>
              <wp:positionV relativeFrom="paragraph">
                <wp:posOffset>49530</wp:posOffset>
              </wp:positionV>
              <wp:extent cx="2059305" cy="2178050"/>
              <wp:effectExtent l="0" t="0" r="0" b="0"/>
              <wp:wrapTopAndBottom/>
              <wp:docPr id="3" name="影像2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影像2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"/>
                      <a:srcRect l="19836" t="4999" r="20069" b="585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9305" cy="2178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09" w:author="惠 旭家" w:date="2021-05-18T17:45:09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110" w:author="惠 旭家" w:date="2021-05-18T17:51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某商品的國際市場</w:t>
        </w:r>
      </w:ins>
      <w:ins w:id="111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中，甲國是出口國，乙國是進口國。下列所有圖中，</w:t>
        </w:r>
      </w:ins>
      <w:ins w:id="112" w:author="惠 旭家" w:date="2021-05-18T17:40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113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、</w:t>
        </w:r>
      </w:ins>
      <w:ins w:id="114" w:author="惠 旭家" w:date="2021-05-18T17:40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115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表示這個國家在進行交易前的均衡價格與均衡量。請回答下列問題：</w:t>
        </w:r>
      </w:ins>
    </w:p>
    <w:p>
      <w:pPr>
        <w:pStyle w:val="Normal"/>
        <w:numPr>
          <w:ilvl w:val="0"/>
          <w:numId w:val="1"/>
        </w:numPr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20" w:author="惠 旭家" w:date="2021-05-18T17:42:02Z"/>
        </w:rPr>
      </w:pPr>
      <w:ins w:id="117" w:author="惠 旭家" w:date="2021-05-18T17:41:46Z">
        <w:r>
          <mc:AlternateContent>
            <mc:Choice Requires="wps"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4" name="形狀1_0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jc w:val="right"/>
                                <w:rPr/>
                              </w:pPr>
                              <w:r>
                                <w:rPr>
                                  <w:sz w:val="14"/>
                                  <w:szCs w:val="14"/>
                                  <w:rFonts w:ascii="Microsoft YaHei" w:hAnsi="Microsoft YaHei" w:eastAsia="Microsoft YaHei"/>
                                </w:rPr>
                                <w:t>从左往右依次为Q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、Q*、Q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0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jc w:val="right"/>
                          <w:rPr/>
                        </w:pPr>
                        <w:r>
                          <w:rPr>
                            <w:sz w:val="14"/>
                            <w:szCs w:val="14"/>
                            <w:rFonts w:ascii="Microsoft YaHei" w:hAnsi="Microsoft YaHei" w:eastAsia="Microsoft YaHei"/>
                          </w:rPr>
                          <w:t>从左往右依次为Q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、Q*、Q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4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2066290" cy="2198370"/>
              <wp:effectExtent l="0" t="0" r="0" b="0"/>
              <wp:wrapTopAndBottom/>
              <wp:docPr id="5" name="影像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影像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4"/>
                      <a:srcRect l="19836" t="4999" r="20069" b="50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6290" cy="2198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18" w:author="惠 旭家" w:date="2021-05-18T17:41:4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根據上圖，</w:t>
        </w:r>
      </w:ins>
      <w:ins w:id="119" w:author="惠 旭家" w:date="2021-05-18T17:42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乙國的進口量是：（   ）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35" w:author="惠 旭家" w:date="2021-05-18T17:44:00Z"/>
        </w:rPr>
      </w:pPr>
      <w:ins w:id="121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22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23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 xml:space="preserve">B. </w:t>
        </w:r>
      </w:ins>
      <w:ins w:id="124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25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26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C. Q*-Q</w:t>
        </w:r>
      </w:ins>
      <w:ins w:id="127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28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29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30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-Q*</w:t>
          <w:tab/>
          <w:tab/>
          <w:t xml:space="preserve">E. </w:t>
        </w:r>
      </w:ins>
      <w:ins w:id="131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32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33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34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</w:p>
    <w:p>
      <w:pPr>
        <w:pStyle w:val="Normal"/>
        <w:numPr>
          <w:ilvl w:val="0"/>
          <w:numId w:val="1"/>
        </w:numPr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41" w:author="惠 旭家" w:date="2021-05-18T17:46:16Z"/>
        </w:rPr>
      </w:pPr>
      <w:ins w:id="136" w:author="惠 旭家" w:date="2021-05-18T17:44:00Z">
        <w:r>
          <mc:AlternateContent>
            <mc:Choice Requires="wps"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6" name="形狀1_1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jc w:val="right"/>
                                <w:rPr/>
                              </w:pPr>
                              <w:r>
                                <w:rPr>
                                  <w:sz w:val="14"/>
                                  <w:szCs w:val="14"/>
                                  <w:rFonts w:ascii="Microsoft YaHei" w:hAnsi="Microsoft YaHei" w:eastAsia="Microsoft YaHei"/>
                                </w:rPr>
                                <w:t>从左往右依次为Q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、Q*、Q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1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jc w:val="right"/>
                          <w:rPr/>
                        </w:pPr>
                        <w:r>
                          <w:rPr>
                            <w:sz w:val="14"/>
                            <w:szCs w:val="14"/>
                            <w:rFonts w:ascii="Microsoft YaHei" w:hAnsi="Microsoft YaHei" w:eastAsia="Microsoft YaHei"/>
                          </w:rPr>
                          <w:t>从左往右依次为Q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、Q*、Q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4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5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2500630" cy="2183130"/>
              <wp:effectExtent l="0" t="0" r="0" b="0"/>
              <wp:wrapTopAndBottom/>
              <wp:docPr id="7" name="影像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影像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rcRect l="13615" t="4999" r="13682" b="564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0630" cy="2183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37" w:author="惠 旭家" w:date="2021-05-18T17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爲保護本國企業，乙國對進口產品徵收了一定量的</w:t>
        </w:r>
      </w:ins>
      <w:ins w:id="138" w:author="惠 旭家" w:date="2021-05-18T17:45:0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關稅</w:t>
        </w:r>
      </w:ins>
      <w:ins w:id="139" w:author="惠 旭家" w:date="2021-05-18T17:52:0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（如上圖所示）</w:t>
        </w:r>
      </w:ins>
      <w:ins w:id="140" w:author="惠 旭家" w:date="2021-05-18T17:46:1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，其國內企業相比收稅前增加的生產量是：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62" w:author="惠 旭家" w:date="2021-05-18T17:49:03Z"/>
        </w:rPr>
      </w:pPr>
      <w:ins w:id="142" w:author="惠 旭家" w:date="2021-05-18T17:46:1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43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44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45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46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147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48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49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50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C. Q</w:t>
        </w:r>
      </w:ins>
      <w:ins w:id="151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52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53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54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55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56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57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58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159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60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61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1"/>
        </w:numPr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68" w:author="惠 旭家" w:date="2021-05-18T17:50:02Z"/>
        </w:rPr>
      </w:pPr>
      <w:ins w:id="163" w:author="惠 旭家" w:date="2021-05-18T17:49:03Z">
        <w:r>
          <mc:AlternateContent>
            <mc:Choice Requires="wps"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8" name="形狀1_2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jc w:val="right"/>
                                <w:rPr/>
                              </w:pPr>
                              <w:r>
                                <w:rPr>
                                  <w:sz w:val="14"/>
                                  <w:szCs w:val="14"/>
                                  <w:rFonts w:ascii="Microsoft YaHei" w:hAnsi="Microsoft YaHei" w:eastAsia="Microsoft YaHei"/>
                                </w:rPr>
                                <w:t>从左往右依次为Q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、Q*、Q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2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jc w:val="right"/>
                          <w:rPr/>
                        </w:pPr>
                        <w:r>
                          <w:rPr>
                            <w:sz w:val="14"/>
                            <w:szCs w:val="14"/>
                            <w:rFonts w:ascii="Microsoft YaHei" w:hAnsi="Microsoft YaHei" w:eastAsia="Microsoft YaHei"/>
                          </w:rPr>
                          <w:t>从左往右依次为Q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、Q*、Q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4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6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2063115" cy="2156460"/>
              <wp:effectExtent l="0" t="0" r="0" b="0"/>
              <wp:wrapTopAndBottom/>
              <wp:docPr id="9" name="影像5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影像5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rcRect l="20069" t="6268" r="20069" b="546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3115" cy="2156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64" w:author="惠 旭家" w:date="2021-05-18T17:49:0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爲保護本國企業，乙國對本國出口企業</w:t>
        </w:r>
      </w:ins>
      <w:ins w:id="165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以一定量的補貼</w:t>
        </w:r>
      </w:ins>
      <w:ins w:id="166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（如上圖所示）</w:t>
        </w:r>
      </w:ins>
      <w:ins w:id="167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，其國內企業增加的生產量是：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89" w:author="惠 旭家" w:date="2021-05-18T17:50:02Z"/>
        </w:rPr>
      </w:pPr>
      <w:ins w:id="169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70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71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72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73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174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75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76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77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C. Q</w:t>
        </w:r>
      </w:ins>
      <w:ins w:id="178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79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80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81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82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83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84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85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186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87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88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1"/>
        </w:numPr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198" w:author="惠 旭家" w:date="2021-05-19T09:23:21Z"/>
        </w:rPr>
      </w:pPr>
      <w:ins w:id="190" w:author="惠 旭家" w:date="2021-05-18T17:50:02Z">
        <w:r>
          <mc:AlternateContent>
            <mc:Choice Requires="wps"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10" name="形狀1_3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jc w:val="right"/>
                                <w:rPr/>
                              </w:pPr>
                              <w:r>
                                <w:rPr>
                                  <w:sz w:val="14"/>
                                  <w:szCs w:val="14"/>
                                  <w:rFonts w:ascii="Microsoft YaHei" w:hAnsi="Microsoft YaHei" w:eastAsia="Microsoft YaHei"/>
                                </w:rPr>
                                <w:t>从左往右依次为Q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2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、Q*、Q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3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baseline"/>
                                  <w:position w:val="0"/>
                                  <w:rFonts w:ascii="Microsoft YaHei" w:hAnsi="Microsoft YaHei" w:eastAsia="Microsoft YaHei"/>
                                </w:rPr>
                                <w:t>、Q</w:t>
                              </w:r>
                              <w:r>
                                <w:rPr>
                                  <w:sz w:val="14"/>
                                  <w:szCs w:val="14"/>
                                  <w:vertAlign w:val="subscript"/>
                                  <w:rFonts w:ascii="Microsoft YaHei" w:hAnsi="Microsoft YaHei" w:eastAsia="Microsoft YaHei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3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jc w:val="right"/>
                          <w:rPr/>
                        </w:pPr>
                        <w:r>
                          <w:rPr>
                            <w:sz w:val="14"/>
                            <w:szCs w:val="14"/>
                            <w:rFonts w:ascii="Microsoft YaHei" w:hAnsi="Microsoft YaHei" w:eastAsia="Microsoft YaHei"/>
                          </w:rPr>
                          <w:t>从左往右依次为Q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1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、Q*、Q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3</w:t>
                        </w:r>
                        <w:r>
                          <w:rPr>
                            <w:sz w:val="14"/>
                            <w:szCs w:val="14"/>
                            <w:vertAlign w:val="baseline"/>
                            <w:position w:val="0"/>
                            <w:rFonts w:ascii="Microsoft YaHei" w:hAnsi="Microsoft YaHei" w:eastAsia="Microsoft YaHei"/>
                          </w:rPr>
                          <w:t>、Q</w:t>
                        </w:r>
                        <w:r>
                          <w:rPr>
                            <w:sz w:val="14"/>
                            <w:szCs w:val="14"/>
                            <w:vertAlign w:val="subscript"/>
                            <w:rFonts w:ascii="Microsoft YaHei" w:hAnsi="Microsoft YaHei" w:eastAsia="Microsoft YaHei"/>
                          </w:rPr>
                          <w:t>4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8">
              <wp:simplePos x="0" y="0"/>
              <wp:positionH relativeFrom="column">
                <wp:posOffset>1989455</wp:posOffset>
              </wp:positionH>
              <wp:positionV relativeFrom="paragraph">
                <wp:posOffset>25400</wp:posOffset>
              </wp:positionV>
              <wp:extent cx="2141855" cy="2156460"/>
              <wp:effectExtent l="0" t="0" r="0" b="0"/>
              <wp:wrapTopAndBottom/>
              <wp:docPr id="11" name="影像6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影像6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rcRect l="17704" t="6037" r="20069" b="569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41855" cy="2156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91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192" w:author="惠 旭家" w:date="2021-05-18T17:51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這個市場中，丙國能以極低的價格</w:t>
        </w:r>
      </w:ins>
      <w:ins w:id="193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生產該產品，並以低於國際市場均衡</w:t>
        </w:r>
      </w:ins>
      <w:ins w:id="194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195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的價格出口</w:t>
        </w:r>
      </w:ins>
      <w:ins w:id="196" w:author="惠 旭家" w:date="2021-05-19T09:22:1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，乙國的市場由此受到的衝擊表現爲</w:t>
        </w:r>
      </w:ins>
      <w:ins w:id="197" w:author="惠 旭家" w:date="2021-05-19T09:23:2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國內產業產量（   ），其變化量爲（    ）。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205" w:author="惠 旭家" w:date="2021-05-19T09:24:12Z"/>
        </w:rPr>
      </w:pPr>
      <w:ins w:id="199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200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增加</w:t>
        </w:r>
      </w:ins>
      <w:ins w:id="201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  <w:t xml:space="preserve">B. </w:t>
        </w:r>
      </w:ins>
      <w:ins w:id="202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減少</w:t>
        </w:r>
      </w:ins>
      <w:ins w:id="203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  <w:tab/>
          <w:tab/>
          <w:t xml:space="preserve">C. </w:t>
        </w:r>
      </w:ins>
      <w:ins w:id="204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無變化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</w:rPr>
      </w:pPr>
      <w:ins w:id="206" w:author="惠 旭家" w:date="2021-05-19T09:25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207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208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09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0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11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212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13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4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15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C. Q</w:t>
        </w:r>
      </w:ins>
      <w:ins w:id="216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17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8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19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20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21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22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23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 xml:space="preserve">E. </w:t>
        </w:r>
      </w:ins>
      <w:ins w:id="224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0</w:t>
        </w:r>
      </w:ins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icrosoft YaHei">
    <w:charset w:val="01"/>
    <w:family w:val="swiss"/>
    <w:pitch w:val="variable"/>
  </w:font>
  <w:font w:name="Yu Mincho Demibold">
    <w:charset w:val="01"/>
    <w:family w:val="roman"/>
    <w:pitch w:val="variable"/>
  </w:font>
  <w:font w:name="Yu Minch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revisionView w:insDel="0" w:formatting="0"/>
  <w:trackRevisions/>
  <w:defaultTabStop w:val="709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TC" w:cs="FreeSans"/>
        <w:kern w:val="2"/>
        <w:sz w:val="24"/>
        <w:szCs w:val="24"/>
        <w:lang w:val="en-US" w:eastAsia="zh-TW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TC" w:cs="FreeSans"/>
      <w:color w:val="auto"/>
      <w:kern w:val="2"/>
      <w:sz w:val="24"/>
      <w:szCs w:val="24"/>
      <w:lang w:val="en-US" w:eastAsia="zh-TW" w:bidi="hi-IN"/>
    </w:rPr>
  </w:style>
  <w:style w:type="character" w:styleId="Style14">
    <w:name w:val="編號字元"/>
    <w:qFormat/>
    <w:rPr/>
  </w:style>
  <w:style w:type="character" w:styleId="Style15">
    <w:name w:val="行編號"/>
    <w:rPr/>
  </w:style>
  <w:style w:type="paragraph" w:styleId="Style16">
    <w:name w:val="標題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TC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172</TotalTime>
  <Application>LibreOffice/7.1.3.2$Windows_X86_64 LibreOffice_project/47f78053abe362b9384784d31a6e56f8511eb1c1</Application>
  <AppVersion>15.0000</AppVersion>
  <Pages>3</Pages>
  <Words>687</Words>
  <Characters>802</Characters>
  <CharactersWithSpaces>873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2021-05-18T09:28:13Z</dcterms:created>
  <dc:creator/>
  <dc:description/>
  <dc:language>zh-TW</dc:language>
  <cp:lastModifiedBy>惠 旭家</cp:lastModifiedBy>
  <dcterms:modified xsi:type="dcterms:W3CDTF">2021-05-20T09:45:22Z</dcterms:modified>
  <cp:revision>111</cp:revision>
  <dc:subject/>
  <dc:title/>
</cp:coreProperties>
</file>