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學測提綱：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7" w:author="惠 旭家" w:date="2021-05-18T17:56:26Z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爲什麼要貿易：</w:t>
      </w:r>
      <w:ins w:id="2" w:author="惠 旭家" w:date="2021-05-18T17:56:29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圖畫</w:t>
        </w:r>
      </w:ins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絕對優勢</w:t>
      </w:r>
      <w:ins w:id="4" w:author="惠 旭家" w:date="2021-05-18T17:56:35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的，相對優勢有點繞，一張圖說不清楚</w:t>
        </w:r>
      </w:ins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；</w:t>
      </w:r>
      <w:del w:id="6" w:author="惠 旭家" w:date="2021-05-18T17:56:2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</w:rPr>
          <w:delText>甲國與乙國貿易，牛肉與土豆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 Demibold" w:hAnsi="Yu Mincho Demibold" w:eastAsia="Yu Mincho Demibold"/>
          <w:color w:val="000000"/>
          <w:sz w:val="24"/>
          <w:szCs w:val="24"/>
          <w:del w:id="9" w:author="惠 旭家" w:date="2021-05-18T17:56:26Z"/>
        </w:rPr>
      </w:pPr>
      <w:del w:id="8" w:author="惠 旭家" w:date="2021-05-18T17:56:26Z">
        <w:r>
          <w:rPr>
            <w:rFonts w:eastAsia="Yu Mincho Demibold" w:ascii="Yu Mincho Demibold" w:hAnsi="Yu Mincho Demibold"/>
            <w:color w:val="000000"/>
            <w:sz w:val="24"/>
            <w:szCs w:val="24"/>
          </w:rPr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Yu Mincho" w:ascii="Yu Mincho" w:hAnsi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rPrChange w:id="0" w:author="惠 旭家" w:date="2021-05-19T09:37:53Z"/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貿易壁壘：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爲什麼要設置貿易壁壘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關稅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政府補貼內地產業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t>傾銷與反傾銷</w:t>
      </w:r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17" w:author="惠 旭家" w:date="2021-05-19T09:38:53Z"/>
        </w:rPr>
      </w:pPr>
      <w:del w:id="16" w:author="惠 旭家" w:date="2021-05-19T09:38:53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19" w:author="惠 旭家" w:date="2021-05-19T09:38:53Z"/>
        </w:rPr>
      </w:pPr>
      <w:del w:id="18" w:author="惠 旭家" w:date="2021-05-19T09:38:53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Yu Mincho" w:ascii="Yu Mincho" w:hAnsi="Yu Mincho"/>
          <w:b w:val="false"/>
          <w:bCs w:val="false"/>
          <w:color w:val="000000"/>
          <w:sz w:val="22"/>
          <w:szCs w:val="22"/>
          <w:rPrChange w:id="0" w:author="惠 旭家" w:date="2021-05-19T09:37:53Z"/>
        </w:rPr>
        <w:rPrChange w:id="0" w:author="惠 旭家" w:date="2021-05-19T09:37:53Z"/>
      </w:r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一、選擇題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ins w:id="50" w:author="作者不明" w:date="2021-05-18T17:14:40Z"/>
          <w:b w:val="false"/>
          <w:b w:val="false"/>
          <w:bCs w:val="false"/>
          <w:sz w:val="22"/>
          <w:szCs w:val="22"/>
        </w:rPr>
      </w:pP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生產可能性曲線（</w:t>
      </w:r>
      <w:ins w:id="23" w:author="作者不明" w:date="2021-05-18T17:14:1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或稱生產可能性邊界</w:t>
        </w:r>
      </w:ins>
      <w:del w:id="24" w:author="作者不明" w:date="2021-05-18T17:14:1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delText>Production Possibility Curve</w:delText>
        </w:r>
      </w:del>
      <w:del w:id="25" w:author="作者不明" w:date="2021-05-18T17:14:1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或</w:delText>
        </w:r>
      </w:del>
      <w:del w:id="26" w:author="作者不明" w:date="2021-05-18T17:14:1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delText>Production Possibilities Frontier</w:delText>
        </w:r>
      </w:del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，簡稱</w:t>
      </w:r>
      <w:r>
        <w:rPr>
          <w:rFonts w:eastAsia="Yu Mincho" w:ascii="Yu Mincho" w:hAnsi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PPC</w:t>
      </w: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或</w:t>
      </w:r>
      <w:r>
        <w:rPr>
          <w:rFonts w:eastAsia="Yu Mincho" w:ascii="Yu Mincho" w:hAnsi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PPF</w:t>
      </w:r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）</w:t>
      </w:r>
      <w:ins w:id="32" w:author="惠 旭家" w:date="2021-05-19T09:17:1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表示經濟體利用一定的、現有的資源和技術條件</w:t>
        </w:r>
      </w:ins>
      <w:ins w:id="33" w:author="惠 旭家" w:date="2021-05-19T09:33:3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</w:t>
        </w:r>
      </w:ins>
      <w:ins w:id="34" w:author="惠 旭家" w:date="2021-05-19T09:37:18Z">
        <w:r>
          <w:rPr>
            <w:rFonts w:ascii="Yu Mincho" w:hAnsi="Yu Mincho" w:eastAsia="Yu Mincho"/>
            <w:b w:val="false"/>
            <w:bCs w:val="false"/>
            <w:sz w:val="22"/>
            <w:szCs w:val="22"/>
          </w:rPr>
          <w:t xml:space="preserve">兩種產品之間在用盡所有資源、技術的情況下所有的生產組合的可能 </w:t>
        </w:r>
      </w:ins>
      <w:ins w:id="35" w:author="惠 旭家" w:date="2021-05-19T09:35:1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。其端點最大</w:t>
        </w:r>
      </w:ins>
      <w:ins w:id="36" w:author="惠 旭家" w:date="2021-05-19T09:38:3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37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即是該經濟體在現有條件下所能生產該商品的最大</w:t>
        </w:r>
      </w:ins>
      <w:ins w:id="38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39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。通過最大</w:t>
        </w:r>
      </w:ins>
      <w:ins w:id="40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1" w:author="惠 旭家" w:date="2021-05-19T09:36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的比較，</w:t>
        </w:r>
      </w:ins>
      <w:ins w:id="42" w:author="作者不明" w:date="2021-05-18T17:27:3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能直觀地</w:t>
        </w:r>
      </w:ins>
      <w:ins w:id="43" w:author="作者不明" w:date="2021-05-18T17:28:2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體現兩個國家的生產能力，反映出其各自的</w:t>
        </w:r>
      </w:ins>
      <w:ins w:id="44" w:author="作者不明" w:date="2021-05-18T17:28:2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t>優勢所在</w:t>
        </w:r>
      </w:ins>
      <w:del w:id="45" w:author="作者不明" w:date="2021-05-18T17:27:3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delText>是指用來描述在已知條件下，兩種產品之間在用盡所有資源、技術的情況下所有的生產組合的可能，在平面圖上所形成之軌跡</w:delText>
        </w:r>
      </w:del>
      <w:r>
        <w:rPr>
          <w:rFonts w:ascii="Yu Mincho" w:hAnsi="Yu Mincho" w:eastAsia="Yu Mincho"/>
          <w:b w:val="false"/>
          <w:bCs w:val="false"/>
          <w:color w:val="000000"/>
          <w:sz w:val="22"/>
          <w:szCs w:val="22"/>
          <w:lang w:eastAsia="zh-CN"/>
          <w:rPrChange w:id="0" w:author="惠 旭家" w:date="2021-05-19T09:37:53Z"/>
        </w:rPr>
        <w:t>。</w:t>
      </w:r>
      <w:del w:id="47" w:author="作者不明" w:date="2021-05-18T17:27:2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 xml:space="preserve"> </w:delText>
        </w:r>
      </w:del>
      <w:ins w:id="48" w:author="作者不明" w:date="2021-05-18T17:27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請回答下列問題</w:t>
        </w:r>
      </w:ins>
      <w:ins w:id="49" w:author="作者不明" w:date="2021-05-18T17:29:0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：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56" w:author="作者不明" w:date="2021-05-18T17:14:40Z"/>
        </w:rPr>
      </w:pPr>
      <w:ins w:id="51" w:author="作者不明" w:date="2021-05-18T17:14:40Z">
        <w:r>
          <w:drawing>
            <wp:anchor behindDoc="0" distT="0" distB="0" distL="0" distR="0" simplePos="0" locked="0" layoutInCell="0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118110</wp:posOffset>
              </wp:positionV>
              <wp:extent cx="2501900" cy="2160270"/>
              <wp:effectExtent l="0" t="0" r="0" b="0"/>
              <wp:wrapTopAndBottom/>
              <wp:docPr id="1" name="影像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影像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rcRect l="15055" t="9998" r="15055" b="499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1900" cy="2160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52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甲乙兩國進行土豆、牛肉的貿易，甲乙兩國的國內生產可能性曲線如</w:t>
        </w:r>
      </w:ins>
      <w:ins w:id="53" w:author="惠 旭家" w:date="2021-05-19T09:42:2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上</w:t>
        </w:r>
      </w:ins>
      <w:del w:id="54" w:author="惠 旭家" w:date="2021-05-19T09:42:15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下</w:delText>
        </w:r>
      </w:del>
      <w:ins w:id="55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圖。甲乙之間可能的貿易往來是：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C9211E"/>
          <w:sz w:val="22"/>
          <w:szCs w:val="22"/>
          <w:lang w:eastAsia="zh-CN"/>
          <w:ins w:id="59" w:author="作者不明" w:date="2021-05-18T17:14:40Z"/>
        </w:rPr>
      </w:pPr>
      <w:ins w:id="57" w:author="作者不明" w:date="2021-05-18T17:14:40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 xml:space="preserve">A. </w:t>
        </w:r>
      </w:ins>
      <w:ins w:id="58" w:author="作者不明" w:date="2021-05-18T17:14:40Z">
        <w:r>
          <w:rPr>
            <w:rFonts w:ascii="Yu Mincho" w:hAnsi="Yu Mincho" w:eastAsia="Yu Mincho"/>
            <w:b w:val="false"/>
            <w:bCs w:val="false"/>
            <w:color w:val="C9211E"/>
            <w:sz w:val="22"/>
            <w:szCs w:val="22"/>
            <w:lang w:eastAsia="zh-CN"/>
          </w:rPr>
          <w:t>甲國出口牛肉、進口土豆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62" w:author="作者不明" w:date="2021-05-18T17:14:40Z"/>
        </w:rPr>
      </w:pPr>
      <w:ins w:id="60" w:author="作者不明" w:date="2021-05-18T17:14:4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B. </w:t>
        </w:r>
      </w:ins>
      <w:ins w:id="61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乙國出口牛肉、進口土豆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65" w:author="惠 旭家" w:date="2021-05-18T17:36:30Z"/>
        </w:rPr>
      </w:pPr>
      <w:ins w:id="63" w:author="作者不明" w:date="2021-05-18T17:14:4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C. </w:t>
        </w:r>
      </w:ins>
      <w:ins w:id="64" w:author="作者不明" w:date="2021-05-18T17:14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由進各國出口公司自由決定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67" w:author="作者不明" w:date="2021-05-18T17:14:40Z"/>
        </w:rPr>
      </w:pPr>
      <w:ins w:id="66" w:author="作者不明" w:date="2021-05-18T17:14:4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76" w:author="惠 旭家" w:date="2021-05-19T09:48:01Z"/>
        </w:rPr>
      </w:pPr>
      <w:ins w:id="68" w:author="作者不明" w:date="2021-05-18T17:20:3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供給與需求模型中的供需曲線能直觀地反映</w:t>
        </w:r>
      </w:ins>
      <w:ins w:id="69" w:author="作者不明" w:date="2021-05-18T17:26:2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市場的均衡價格和均衡量</w:t>
        </w:r>
      </w:ins>
      <w:ins w:id="70" w:author="作者不明" w:date="2021-05-18T17:29:1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，這個價格與量</w:t>
        </w:r>
      </w:ins>
      <w:del w:id="71" w:author="惠 旭家" w:date="2021-05-19T09:48:05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即</w:delText>
        </w:r>
      </w:del>
      <w:ins w:id="72" w:author="作者不明" w:date="2021-05-18T17:29:1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是理論最優</w:t>
        </w:r>
      </w:ins>
      <w:ins w:id="73" w:author="惠 旭家" w:date="2021-05-18T17:39:4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del w:id="74" w:author="惠 旭家" w:date="2021-05-18T17:38:2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delText>值</w:delText>
        </w:r>
      </w:del>
      <w:ins w:id="75" w:author="作者不明" w:date="2021-05-18T17:29:17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。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02" w:author="惠 旭家" w:date="2021-05-18T17:36:19Z"/>
        </w:rPr>
      </w:pPr>
      <w:ins w:id="77" w:author="惠 旭家" w:date="2021-05-19T09:43:0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例如，下圖為甲國出口情況在供需曲線中的反映，在貿易前，甲國</w:t>
        </w:r>
      </w:ins>
      <w:ins w:id="78" w:author="惠 旭家" w:date="2021-05-19T09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國內均衡價格在</w:t>
        </w:r>
      </w:ins>
      <w:ins w:id="79" w:author="惠 旭家" w:date="2021-05-19T09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80" w:author="惠 旭家" w:date="2021-05-19T09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、均衡量在</w:t>
        </w:r>
      </w:ins>
      <w:ins w:id="81" w:author="惠 旭家" w:date="2021-05-19T09:44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82" w:author="惠 旭家" w:date="2021-05-19T09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，在國際</w:t>
        </w:r>
      </w:ins>
      <w:ins w:id="83" w:author="惠 旭家" w:date="2021-05-19T09:45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貿易之後，均衡價格與世界價格一致、國內生產均衡量上升至</w:t>
        </w:r>
      </w:ins>
      <w:ins w:id="84" w:author="惠 旭家" w:date="2021-05-19T09:45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85" w:author="惠 旭家" w:date="2021-05-19T09:45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86" w:author="惠 旭家" w:date="2021-05-19T09:46:31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、國內消費均衡價格下降至</w:t>
        </w:r>
      </w:ins>
      <w:ins w:id="87" w:author="惠 旭家" w:date="2021-05-19T09:46:31Z">
        <w:r>
          <w:rPr>
            <w:rFonts w:eastAsia="Yu Mincho" w:ascii="Yu Mincho" w:hAnsi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88" w:author="惠 旭家" w:date="2021-05-19T09:46:3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89" w:author="惠 旭家" w:date="2021-05-19T09:46:31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，</w:t>
        </w:r>
      </w:ins>
      <w:ins w:id="90" w:author="惠 旭家" w:date="2021-05-19T09:47:07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其中多生產的</w:t>
        </w:r>
      </w:ins>
      <w:ins w:id="91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92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93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-Q</w:t>
        </w:r>
      </w:ins>
      <w:ins w:id="94" w:author="惠 旭家" w:date="2021-05-19T09:47:07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95" w:author="惠 旭家" w:date="2021-05-19T09:47:07Z">
        <w:r>
          <w:rPr>
            <w:rFonts w:ascii="Yu Mincho" w:hAnsi="Yu Mincho" w:eastAsia="Yu Mincho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便爲出口量。</w:t>
        </w:r>
      </w:ins>
      <w:del w:id="96" w:author="惠 旭家" w:date="2021-05-18T17:40:5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請回答下列問題：</w:delText>
        </w:r>
      </w:del>
      <w:del w:id="97" w:author="惠 旭家" w:date="2021-05-18T17:41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Q*</w:delText>
        </w:r>
      </w:del>
      <w:del w:id="98" w:author="惠 旭家" w:date="2021-05-18T17:41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表示國家在進行交易前的均衡價格與均衡量。</w:delText>
        </w:r>
      </w:del>
      <w:del w:id="99" w:author="惠 旭家" w:date="2021-05-18T17:34:5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 xml:space="preserve">, </w:delText>
        </w:r>
      </w:del>
      <w:del w:id="100" w:author="惠 旭家" w:date="2021-05-18T17:41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下圖中，</w:delText>
        </w:r>
      </w:del>
      <w:del w:id="101" w:author="惠 旭家" w:date="2021-05-18T17:41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P*</w:delText>
        </w:r>
      </w:del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11" w:author="惠 旭家" w:date="2021-05-18T17:40:12Z"/>
        </w:rPr>
      </w:pPr>
      <w:ins w:id="103" w:author="惠 旭家" w:date="2021-05-18T17:45:09Z">
        <w:r>
          <mc:AlternateContent>
            <mc:Choice Requires="wps"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4121150</wp:posOffset>
                  </wp:positionH>
                  <wp:positionV relativeFrom="paragraph">
                    <wp:posOffset>2071370</wp:posOffset>
                  </wp:positionV>
                  <wp:extent cx="1795145" cy="125095"/>
                  <wp:effectExtent l="0" t="0" r="0" b="0"/>
                  <wp:wrapNone/>
                  <wp:docPr id="2" name="形狀1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79460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rPr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、Q*、Q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ID="形狀1" stroked="f" style="position:absolute;margin-left:324.5pt;margin-top:163.1pt;width:141.25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rPr/>
                        </w:pPr>
                        <w:r>
                          <w:rPr>
                            <w:sz w:val="16"/>
                            <w:szCs w:val="16"/>
                          </w:rPr>
                          <w:t>從左往右依次爲Q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、Q*、Q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3">
              <wp:simplePos x="0" y="0"/>
              <wp:positionH relativeFrom="column">
                <wp:align>center</wp:align>
              </wp:positionH>
              <wp:positionV relativeFrom="paragraph">
                <wp:posOffset>49530</wp:posOffset>
              </wp:positionV>
              <wp:extent cx="2059305" cy="2178050"/>
              <wp:effectExtent l="0" t="0" r="0" b="0"/>
              <wp:wrapTopAndBottom/>
              <wp:docPr id="3" name="影像2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影像2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"/>
                      <a:srcRect l="19836" t="4999" r="20069" b="585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59305" cy="2178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04" w:author="惠 旭家" w:date="2021-05-18T17:45:09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105" w:author="惠 旭家" w:date="2021-05-18T17:51:1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某商品的國際市場</w:t>
        </w:r>
      </w:ins>
      <w:ins w:id="106" w:author="惠 旭家" w:date="2021-05-18T17:40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中，甲國是出口國，乙國是進口國。下列所有圖中，</w:t>
        </w:r>
      </w:ins>
      <w:ins w:id="107" w:author="惠 旭家" w:date="2021-05-18T17:40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108" w:author="惠 旭家" w:date="2021-05-18T17:40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、</w:t>
        </w:r>
      </w:ins>
      <w:ins w:id="109" w:author="惠 旭家" w:date="2021-05-18T17:40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110" w:author="惠 旭家" w:date="2021-05-18T17:40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表示這個國家在進行交易前的均衡價格與均衡量。請回答下列問題：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15" w:author="惠 旭家" w:date="2021-05-18T17:42:02Z"/>
        </w:rPr>
      </w:pPr>
      <w:ins w:id="112" w:author="惠 旭家" w:date="2021-05-18T17:41:46Z">
        <w:r>
          <mc:AlternateContent>
            <mc:Choice Requires="wps"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4121150</wp:posOffset>
                  </wp:positionH>
                  <wp:positionV relativeFrom="paragraph">
                    <wp:posOffset>2054860</wp:posOffset>
                  </wp:positionV>
                  <wp:extent cx="1555750" cy="125095"/>
                  <wp:effectExtent l="0" t="0" r="0" b="0"/>
                  <wp:wrapNone/>
                  <wp:docPr id="4" name="形狀1_0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55520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rPr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、Q*、Q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0" stroked="f" style="position:absolute;margin-left:324.5pt;margin-top:161.8pt;width:122.4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rPr/>
                        </w:pPr>
                        <w:r>
                          <w:rPr>
                            <w:sz w:val="16"/>
                            <w:szCs w:val="16"/>
                          </w:rPr>
                          <w:t>從左往右依次爲Q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、Q*、Q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4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2066290" cy="2198370"/>
              <wp:effectExtent l="0" t="0" r="0" b="0"/>
              <wp:wrapTopAndBottom/>
              <wp:docPr id="5" name="影像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影像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4"/>
                      <a:srcRect l="19836" t="4999" r="20069" b="50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6290" cy="2198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13" w:author="惠 旭家" w:date="2021-05-18T17:41:4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根據上圖，</w:t>
        </w:r>
      </w:ins>
      <w:ins w:id="114" w:author="惠 旭家" w:date="2021-05-18T17:42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乙國的進口量是：（   ）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31" w:author="惠 旭家" w:date="2021-05-18T17:44:00Z"/>
        </w:rPr>
      </w:pPr>
      <w:ins w:id="116" w:author="惠 旭家" w:date="2021-05-18T17:42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17" w:author="惠 旭家" w:date="2021-05-18T17:42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18" w:author="惠 旭家" w:date="2021-05-18T17:42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 xml:space="preserve">B. </w:t>
        </w:r>
      </w:ins>
      <w:ins w:id="119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20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21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C. Q*-Q</w:t>
        </w:r>
      </w:ins>
      <w:ins w:id="122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23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24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25" w:author="惠 旭家" w:date="2021-05-18T17:43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-Q*</w:t>
          <w:tab/>
          <w:tab/>
        </w:r>
      </w:ins>
      <w:ins w:id="126" w:author="惠 旭家" w:date="2021-05-18T17:43:00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 xml:space="preserve">E. </w:t>
        </w:r>
      </w:ins>
      <w:ins w:id="127" w:author="惠 旭家" w:date="2021-05-18T17:44:00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Q</w:t>
        </w:r>
      </w:ins>
      <w:ins w:id="128" w:author="惠 旭家" w:date="2021-05-18T17:44:00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129" w:author="惠 旭家" w:date="2021-05-18T17:44:00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130" w:author="惠 旭家" w:date="2021-05-18T17:44:00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37" w:author="惠 旭家" w:date="2021-05-18T17:46:16Z"/>
        </w:rPr>
      </w:pPr>
      <w:ins w:id="132" w:author="惠 旭家" w:date="2021-05-18T17:44:00Z">
        <w:r>
          <mc:AlternateContent>
            <mc:Choice Requires="wps"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6" name="形狀1_1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rPr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、Q*、Q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1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rPr/>
                        </w:pPr>
                        <w:r>
                          <w:rPr>
                            <w:sz w:val="16"/>
                            <w:szCs w:val="16"/>
                          </w:rPr>
                          <w:t>從左往右依次爲Q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、Q*、Q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5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2500630" cy="2183130"/>
              <wp:effectExtent l="0" t="0" r="0" b="0"/>
              <wp:wrapTopAndBottom/>
              <wp:docPr id="7" name="影像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影像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rcRect l="13615" t="4999" r="13682" b="564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0630" cy="2183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33" w:author="惠 旭家" w:date="2021-05-18T17:44:00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爲保護本國企業，乙國對進口產品徵收了一定量的</w:t>
        </w:r>
      </w:ins>
      <w:ins w:id="134" w:author="惠 旭家" w:date="2021-05-18T17:45:04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關稅</w:t>
        </w:r>
      </w:ins>
      <w:ins w:id="135" w:author="惠 旭家" w:date="2021-05-18T17:52:0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（如上圖所示）</w:t>
        </w:r>
      </w:ins>
      <w:ins w:id="136" w:author="惠 旭家" w:date="2021-05-18T17:46:16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，其國內企業相比收稅前增加的生產量是：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59" w:author="惠 旭家" w:date="2021-05-18T17:49:03Z"/>
        </w:rPr>
      </w:pPr>
      <w:ins w:id="138" w:author="惠 旭家" w:date="2021-05-18T17:46:1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39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40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41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42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143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44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45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46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147" w:author="惠 旭家" w:date="2021-05-18T17:47:06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C. Q</w:t>
        </w:r>
      </w:ins>
      <w:ins w:id="148" w:author="惠 旭家" w:date="2021-05-18T17:47:06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149" w:author="惠 旭家" w:date="2021-05-18T17:47:06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150" w:author="惠 旭家" w:date="2021-05-18T17:47:06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  <w:ins w:id="151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52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53" w:author="惠 旭家" w:date="2021-05-18T17:47:06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54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55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156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57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58" w:author="惠 旭家" w:date="2021-05-18T17:48:00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65" w:author="惠 旭家" w:date="2021-05-18T17:50:02Z"/>
        </w:rPr>
      </w:pPr>
      <w:ins w:id="160" w:author="惠 旭家" w:date="2021-05-18T17:49:03Z">
        <w:r>
          <mc:AlternateContent>
            <mc:Choice Requires="wps"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8" name="形狀1_2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rPr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、Q*、Q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2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rPr/>
                        </w:pPr>
                        <w:r>
                          <w:rPr>
                            <w:sz w:val="16"/>
                            <w:szCs w:val="16"/>
                          </w:rPr>
                          <w:t>從左往右依次爲Q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、Q*、Q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9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2063115" cy="2156460"/>
              <wp:effectExtent l="0" t="0" r="0" b="0"/>
              <wp:wrapTopAndBottom/>
              <wp:docPr id="9" name="影像5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影像5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rcRect l="20069" t="6268" r="20069" b="546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63115" cy="2156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61" w:author="惠 旭家" w:date="2021-05-18T17:49:03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爲保護本國企業，乙國對本國出口企業</w:t>
        </w:r>
      </w:ins>
      <w:ins w:id="162" w:author="惠 旭家" w:date="2021-05-18T17:50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以一定量的補貼</w:t>
        </w:r>
      </w:ins>
      <w:ins w:id="163" w:author="惠 旭家" w:date="2021-05-18T17:50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（如上圖所示）</w:t>
        </w:r>
      </w:ins>
      <w:ins w:id="164" w:author="惠 旭家" w:date="2021-05-18T17:50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，其國內企業增加的生產量是：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87" w:author="惠 旭家" w:date="2021-05-18T17:50:02Z"/>
        </w:rPr>
      </w:pPr>
      <w:ins w:id="166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67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68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69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70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171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72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73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74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175" w:author="惠 旭家" w:date="2021-05-18T17:50:02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C. Q</w:t>
        </w:r>
      </w:ins>
      <w:ins w:id="176" w:author="惠 旭家" w:date="2021-05-18T17:50:02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177" w:author="惠 旭家" w:date="2021-05-18T17:50:02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178" w:author="惠 旭家" w:date="2021-05-18T17:50:02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  <w:ins w:id="179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80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81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82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83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184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85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86" w:author="惠 旭家" w:date="2021-05-18T17:50:0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lang w:eastAsia="zh-CN"/>
          <w:ins w:id="196" w:author="惠 旭家" w:date="2021-05-19T09:23:21Z"/>
        </w:rPr>
      </w:pPr>
      <w:ins w:id="188" w:author="惠 旭家" w:date="2021-05-18T17:50:02Z">
        <w:r>
          <mc:AlternateContent>
            <mc:Choice Requires="wps"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4361180</wp:posOffset>
                  </wp:positionH>
                  <wp:positionV relativeFrom="paragraph">
                    <wp:posOffset>2033905</wp:posOffset>
                  </wp:positionV>
                  <wp:extent cx="1858010" cy="125095"/>
                  <wp:effectExtent l="0" t="0" r="0" b="0"/>
                  <wp:wrapNone/>
                  <wp:docPr id="10" name="形狀1_3"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57240" cy="124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 w:val="0"/>
                                <w:rPr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從左往右依次爲Q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、Q*、Q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baseline"/>
                                  <w:position w:val="0"/>
                                </w:rPr>
                                <w:t>、Q</w:t>
                              </w:r>
                              <w:r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shape_0" ID="形狀1_3" stroked="f" style="position:absolute;margin-left:343.4pt;margin-top:160.15pt;width:146.2pt;height:9.75pt;mso-wrap-style:square;v-text-anchor:top" type="shapetype_202">
                  <v:textbox>
                    <w:txbxContent>
                      <w:p>
                        <w:pPr>
                          <w:bidi w:val="0"/>
                          <w:rPr/>
                        </w:pPr>
                        <w:r>
                          <w:rPr>
                            <w:sz w:val="16"/>
                            <w:szCs w:val="16"/>
                          </w:rPr>
                          <w:t>從左往右依次爲Q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、Q*、Q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  <w:r>
                          <w:rPr>
                            <w:sz w:val="16"/>
                            <w:szCs w:val="16"/>
                            <w:vertAlign w:val="baseline"/>
                            <w:position w:val="0"/>
                          </w:rPr>
                          <w:t>、Q</w:t>
                        </w:r>
                        <w:r>
                          <w:rPr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  <v:fill o:detectmouseclick="t" on="false"/>
                  <v:stroke color="black" joinstyle="round" endcap="flat"/>
                  <w10:wrap type="none"/>
                </v:shape>
              </w:pict>
            </mc:Fallback>
          </mc:AlternateContent>
          <w:drawing>
            <wp:anchor behindDoc="0" distT="0" distB="0" distL="0" distR="0" simplePos="0" locked="0" layoutInCell="0" allowOverlap="1" relativeHeight="11">
              <wp:simplePos x="0" y="0"/>
              <wp:positionH relativeFrom="column">
                <wp:posOffset>1989455</wp:posOffset>
              </wp:positionH>
              <wp:positionV relativeFrom="paragraph">
                <wp:posOffset>25400</wp:posOffset>
              </wp:positionV>
              <wp:extent cx="2141855" cy="2156460"/>
              <wp:effectExtent l="0" t="0" r="0" b="0"/>
              <wp:wrapTopAndBottom/>
              <wp:docPr id="11" name="影像6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影像6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rcRect l="17704" t="6037" r="20069" b="569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41855" cy="2156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89" w:author="惠 旭家" w:date="2021-05-18T17:50:0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190" w:author="惠 旭家" w:date="2021-05-18T17:51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這個市場中，丙國能以極低的價格</w:t>
        </w:r>
      </w:ins>
      <w:ins w:id="191" w:author="惠 旭家" w:date="2021-05-18T17:52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生產該產品，並以低於國際市場均衡</w:t>
        </w:r>
      </w:ins>
      <w:ins w:id="192" w:author="惠 旭家" w:date="2021-05-18T17:52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193" w:author="惠 旭家" w:date="2021-05-18T17:52:3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的價格出口</w:t>
        </w:r>
      </w:ins>
      <w:ins w:id="194" w:author="惠 旭家" w:date="2021-05-19T09:22:18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，乙國的市場由此受到的衝擊表現爲</w:t>
        </w:r>
      </w:ins>
      <w:ins w:id="195" w:author="惠 旭家" w:date="2021-05-19T09:23:21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國內產業產量（   ），其變化量爲（    ）。</w:t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rFonts w:ascii="Yu Mincho" w:hAnsi="Yu Mincho" w:eastAsia="Yu Mincho"/>
          <w:ins w:id="204" w:author="惠 旭家" w:date="2021-05-19T09:24:12Z"/>
          <w:b w:val="false"/>
          <w:b w:val="false"/>
          <w:bCs w:val="false"/>
          <w:sz w:val="22"/>
          <w:szCs w:val="22"/>
        </w:rPr>
      </w:pPr>
      <w:ins w:id="197" w:author="惠 旭家" w:date="2021-05-19T09:24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198" w:author="惠 旭家" w:date="2021-05-19T09:24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增加</w:t>
        </w:r>
      </w:ins>
      <w:ins w:id="199" w:author="惠 旭家" w:date="2021-05-19T09:24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</w:r>
      </w:ins>
      <w:ins w:id="200" w:author="惠 旭家" w:date="2021-05-19T09:24:12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 xml:space="preserve">B. </w:t>
        </w:r>
      </w:ins>
      <w:ins w:id="201" w:author="惠 旭家" w:date="2021-05-19T09:24:12Z">
        <w:r>
          <w:rPr>
            <w:rFonts w:ascii="Yu Mincho" w:hAnsi="Yu Mincho" w:eastAsia="Yu Mincho"/>
            <w:b w:val="false"/>
            <w:bCs w:val="false"/>
            <w:color w:val="C9211E"/>
            <w:sz w:val="22"/>
            <w:szCs w:val="22"/>
            <w:lang w:eastAsia="zh-CN"/>
          </w:rPr>
          <w:t>減少</w:t>
        </w:r>
      </w:ins>
      <w:ins w:id="202" w:author="惠 旭家" w:date="2021-05-19T09:24:12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  <w:tab/>
          <w:tab/>
          <w:t xml:space="preserve">C. </w:t>
        </w:r>
      </w:ins>
      <w:ins w:id="203" w:author="惠 旭家" w:date="2021-05-19T09:24:12Z">
        <w:r>
          <w:rPr>
            <w:rFonts w:ascii="Yu Mincho" w:hAnsi="Yu Mincho" w:eastAsia="Yu Mincho"/>
            <w:b w:val="false"/>
            <w:bCs w:val="false"/>
            <w:color w:val="000000"/>
            <w:sz w:val="22"/>
            <w:szCs w:val="22"/>
            <w:lang w:eastAsia="zh-CN"/>
          </w:rPr>
          <w:t>無變化</w:t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rFonts w:ascii="Yu Mincho" w:hAnsi="Yu Mincho" w:eastAsia="Yu Mincho"/>
          <w:b w:val="false"/>
          <w:b w:val="false"/>
          <w:bCs w:val="false"/>
          <w:sz w:val="22"/>
          <w:szCs w:val="22"/>
        </w:rPr>
      </w:pPr>
      <w:ins w:id="205" w:author="惠 旭家" w:date="2021-05-19T09:25:1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206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207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08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09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10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211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12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3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14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215" w:author="惠 旭家" w:date="2021-05-19T09:55:21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C. Q</w:t>
        </w:r>
      </w:ins>
      <w:ins w:id="216" w:author="惠 旭家" w:date="2021-05-19T09:55:21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217" w:author="惠 旭家" w:date="2021-05-19T09:55:21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218" w:author="惠 旭家" w:date="2021-05-19T09:55:21Z">
        <w:r>
          <w:rPr>
            <w:rFonts w:eastAsia="Yu Mincho" w:ascii="Yu Mincho" w:hAnsi="Yu Mincho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  <w:ins w:id="219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20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21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22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23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 xml:space="preserve">E. </w:t>
        </w:r>
      </w:ins>
      <w:ins w:id="224" w:author="惠 旭家" w:date="2021-05-19T09:55:21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  <w:lang w:eastAsia="zh-CN"/>
          </w:rPr>
          <w:t>0</w:t>
        </w:r>
      </w:ins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Yu Mincho">
    <w:charset w:val="01"/>
    <w:family w:val="roman"/>
    <w:pitch w:val="variable"/>
  </w:font>
  <w:font w:name="Yu Mincho Demibold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80"/>
  <w:revisionView w:insDel="0" w:formatting="0"/>
  <w:trackRevisions/>
  <w:defaultTabStop w:val="709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TC" w:cs="FreeSans"/>
        <w:kern w:val="2"/>
        <w:sz w:val="24"/>
        <w:szCs w:val="24"/>
        <w:lang w:val="en-US" w:eastAsia="zh-TW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TC" w:cs="FreeSans"/>
      <w:color w:val="auto"/>
      <w:kern w:val="2"/>
      <w:sz w:val="24"/>
      <w:szCs w:val="24"/>
      <w:lang w:val="en-US" w:eastAsia="zh-TW" w:bidi="hi-IN"/>
    </w:rPr>
  </w:style>
  <w:style w:type="character" w:styleId="Style14">
    <w:name w:val="編號字元"/>
    <w:qFormat/>
    <w:rPr/>
  </w:style>
  <w:style w:type="character" w:styleId="Style15">
    <w:name w:val="行編號"/>
    <w:rPr/>
  </w:style>
  <w:style w:type="paragraph" w:styleId="Style16">
    <w:name w:val="標題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TC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</TotalTime>
  <Application>LibreOffice/7.1.3.2$Windows_X86_64 LibreOffice_project/47f78053abe362b9384784d31a6e56f8511eb1c1</Application>
  <AppVersion>15.0000</AppVersion>
  <Pages>3</Pages>
  <Words>762</Words>
  <Characters>887</Characters>
  <CharactersWithSpaces>958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2021-05-18T09:28:13Z</dcterms:created>
  <dc:creator/>
  <dc:description/>
  <dc:language>zh-TW</dc:language>
  <cp:lastModifiedBy>惠 旭家</cp:lastModifiedBy>
  <dcterms:modified xsi:type="dcterms:W3CDTF">2021-05-20T09:39:27Z</dcterms:modified>
  <cp:revision>101</cp:revision>
  <dc:subject/>
  <dc:title/>
</cp:coreProperties>
</file>