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color w:val="000000"/>
          <w:del w:id="1" w:author="作者不明" w:date="2021-05-20T10:26:28Z"/>
        </w:rPr>
      </w:pPr>
      <w:del w:id="0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學測提綱：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color w:val="000000"/>
          <w:del w:id="8" w:author="惠 旭家" w:date="2021-05-18T17:56:26Z"/>
        </w:rPr>
      </w:pPr>
      <w:del w:id="2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爲什麼要貿易：</w:delText>
        </w:r>
      </w:del>
      <w:del w:id="3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圖畫</w:delText>
        </w:r>
      </w:del>
      <w:del w:id="4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絕對優勢</w:delText>
        </w:r>
      </w:del>
      <w:del w:id="5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的，相對優勢有點繞，一張圖說不清楚</w:delText>
        </w:r>
      </w:del>
      <w:del w:id="6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；</w:delText>
        </w:r>
      </w:del>
      <w:del w:id="7" w:author="惠 旭家" w:date="2021-05-18T17:56:2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甲國與乙國貿易，牛肉與土豆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 Demibold" w:hAnsi="Yu Mincho Demibold" w:eastAsia="Yu Mincho Demibold"/>
          <w:color w:val="000000"/>
          <w:sz w:val="24"/>
          <w:szCs w:val="24"/>
          <w:del w:id="10" w:author="惠 旭家" w:date="2021-05-18T17:56:26Z"/>
        </w:rPr>
      </w:pPr>
      <w:del w:id="9" w:author="惠 旭家" w:date="2021-05-18T17:56:26Z">
        <w:r>
          <w:rPr>
            <w:rFonts w:eastAsia="Yu Mincho Demibold" w:ascii="Yu Mincho Demibold" w:hAnsi="Yu Mincho Demibold"/>
            <w:color w:val="000000"/>
            <w:sz w:val="24"/>
            <w:szCs w:val="24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2" w:author="作者不明" w:date="2021-05-20T10:26:28Z"/>
        </w:rPr>
      </w:pPr>
      <w:del w:id="11" w:author="作者不明" w:date="2021-05-20T10:26:28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del w:id="14" w:author="作者不明" w:date="2021-05-20T10:26:28Z"/>
        </w:rPr>
      </w:pPr>
      <w:del w:id="13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貿易壁壘：</w:delText>
        </w:r>
      </w:del>
    </w:p>
    <w:p>
      <w:pPr>
        <w:pStyle w:val="Normal"/>
        <w:numPr>
          <w:ilvl w:val="1"/>
          <w:numId w:val="1"/>
        </w:numPr>
        <w:bidi w:val="0"/>
        <w:jc w:val="left"/>
        <w:rPr>
          <w:del w:id="16" w:author="作者不明" w:date="2021-05-20T10:26:28Z"/>
        </w:rPr>
      </w:pPr>
      <w:del w:id="15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爲什麼要設置貿易壁壘</w:delText>
        </w:r>
      </w:del>
    </w:p>
    <w:p>
      <w:pPr>
        <w:pStyle w:val="Normal"/>
        <w:numPr>
          <w:ilvl w:val="1"/>
          <w:numId w:val="1"/>
        </w:numPr>
        <w:bidi w:val="0"/>
        <w:jc w:val="left"/>
        <w:rPr>
          <w:del w:id="18" w:author="作者不明" w:date="2021-05-20T10:26:28Z"/>
        </w:rPr>
      </w:pPr>
      <w:del w:id="17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關稅</w:delText>
        </w:r>
      </w:del>
    </w:p>
    <w:p>
      <w:pPr>
        <w:pStyle w:val="Normal"/>
        <w:numPr>
          <w:ilvl w:val="1"/>
          <w:numId w:val="1"/>
        </w:numPr>
        <w:bidi w:val="0"/>
        <w:jc w:val="left"/>
        <w:rPr>
          <w:del w:id="20" w:author="作者不明" w:date="2021-05-20T10:26:28Z"/>
        </w:rPr>
      </w:pPr>
      <w:del w:id="19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政府補貼內地產業</w:delText>
        </w:r>
      </w:del>
    </w:p>
    <w:p>
      <w:pPr>
        <w:pStyle w:val="Normal"/>
        <w:numPr>
          <w:ilvl w:val="1"/>
          <w:numId w:val="1"/>
        </w:numPr>
        <w:bidi w:val="0"/>
        <w:jc w:val="left"/>
        <w:rPr>
          <w:del w:id="22" w:author="作者不明" w:date="2021-05-20T10:26:28Z"/>
        </w:rPr>
      </w:pPr>
      <w:del w:id="21" w:author="作者不明" w:date="2021-05-20T10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傾銷與反傾銷</w:delText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24" w:author="惠 旭家" w:date="2021-05-19T09:38:53Z"/>
        </w:rPr>
      </w:pPr>
      <w:del w:id="23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26" w:author="惠 旭家" w:date="2021-05-19T09:38:53Z"/>
        </w:rPr>
      </w:pPr>
      <w:del w:id="25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28" w:author="作者不明" w:date="2021-05-20T10:26:28Z"/>
        </w:rPr>
      </w:pPr>
      <w:del w:id="27" w:author="作者不明" w:date="2021-05-20T10:26:28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color w:val="000000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一、選擇題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58" w:author="作者不明" w:date="2021-05-18T17:14:40Z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生產可能性曲線（</w:t>
      </w:r>
      <w:ins w:id="31" w:author="作者不明" w:date="2021-05-18T17:14:1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或稱生產可能性邊界</w:t>
        </w:r>
      </w:ins>
      <w:del w:id="32" w:author="作者不明" w:date="2021-05-18T17:14:1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delText>Production Possibility Curve</w:delText>
        </w:r>
      </w:del>
      <w:del w:id="33" w:author="作者不明" w:date="2021-05-18T17:14:1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或</w:delText>
        </w:r>
      </w:del>
      <w:del w:id="34" w:author="作者不明" w:date="2021-05-18T17:14:1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delText>Production Possibilities Frontier</w:delText>
        </w:r>
      </w:del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，簡稱</w:t>
      </w:r>
      <w:r>
        <w:rPr>
          <w:rFonts w:eastAsia="Yu Mincho" w:ascii="Yu Mincho" w:hAnsi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PPC</w:t>
      </w: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或</w:t>
      </w:r>
      <w:r>
        <w:rPr>
          <w:rFonts w:eastAsia="Yu Mincho" w:ascii="Yu Mincho" w:hAnsi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PPF</w:t>
      </w: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）</w:t>
      </w:r>
      <w:ins w:id="40" w:author="惠 旭家" w:date="2021-05-19T09:17:1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表示經濟體利用一定的、現有的資源和技術條件</w:t>
        </w:r>
      </w:ins>
      <w:ins w:id="41" w:author="惠 旭家" w:date="2021-05-19T09:33:3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</w:t>
        </w:r>
      </w:ins>
      <w:ins w:id="42" w:author="惠 旭家" w:date="2021-05-19T09:37:1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t xml:space="preserve">兩種產品之間在用盡所有資源、技術的情況下所有的生產組合的可能 </w:t>
        </w:r>
      </w:ins>
      <w:ins w:id="43" w:author="惠 旭家" w:date="2021-05-19T09:35:1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。其端點最大</w:t>
        </w:r>
      </w:ins>
      <w:ins w:id="44" w:author="惠 旭家" w:date="2021-05-19T09:38:3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5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即是該經濟體在現有條件下所能生產該商品的最大</w:t>
        </w:r>
      </w:ins>
      <w:ins w:id="46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7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。通過最大</w:t>
        </w:r>
      </w:ins>
      <w:ins w:id="48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9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的比較，</w:t>
        </w:r>
      </w:ins>
      <w:ins w:id="50" w:author="作者不明" w:date="2021-05-18T17:27:3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能直觀地</w:t>
        </w:r>
      </w:ins>
      <w:ins w:id="51" w:author="作者不明" w:date="2021-05-18T17:28:2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體現兩個國家的生產能力，反映出其各自的</w:t>
        </w:r>
      </w:ins>
      <w:ins w:id="52" w:author="作者不明" w:date="2021-05-18T17:28:2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t>優勢所在</w:t>
        </w:r>
      </w:ins>
      <w:del w:id="53" w:author="作者不明" w:date="2021-05-18T17:27:3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delText>是指用來描述在已知條件下，兩種產品之間在用盡所有資源、技術的情況下所有的生產組合的可能，在平面圖上所形成之軌跡</w:delText>
        </w:r>
      </w:del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作者不明" w:date="2021-05-20T10:26:40Z"/>
        </w:rPr>
        <w:t>。</w:t>
      </w:r>
      <w:del w:id="55" w:author="作者不明" w:date="2021-05-18T17:27:2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 xml:space="preserve"> </w:delText>
        </w:r>
      </w:del>
      <w:ins w:id="56" w:author="作者不明" w:date="2021-05-18T17:27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請回答下列問題</w:t>
        </w:r>
      </w:ins>
      <w:ins w:id="57" w:author="作者不明" w:date="2021-05-18T17:29:0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：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64" w:author="作者不明" w:date="2021-05-18T17:14:40Z"/>
        </w:rPr>
      </w:pPr>
      <w:ins w:id="59" w:author="作者不明" w:date="2021-05-18T17:14:40Z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118110</wp:posOffset>
              </wp:positionV>
              <wp:extent cx="2501900" cy="2160270"/>
              <wp:effectExtent l="0" t="0" r="0" b="0"/>
              <wp:wrapTopAndBottom/>
              <wp:docPr id="1" name="影像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影像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rcRect l="15056" t="10000" r="15056" b="500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1900" cy="216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60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甲乙兩國進行土豆、牛肉的貿易，甲乙兩國的國內生產可能性曲線如</w:t>
        </w:r>
      </w:ins>
      <w:ins w:id="61" w:author="惠 旭家" w:date="2021-05-19T09:42:2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上</w:t>
        </w:r>
      </w:ins>
      <w:del w:id="62" w:author="惠 旭家" w:date="2021-05-19T09:42:15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下</w:delText>
        </w:r>
      </w:del>
      <w:ins w:id="63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圖。甲乙之間可能的貿易往來是：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67" w:author="作者不明" w:date="2021-05-18T17:14:40Z"/>
        </w:rPr>
      </w:pPr>
      <w:ins w:id="65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66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甲國出口牛肉、進口土豆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70" w:author="作者不明" w:date="2021-05-18T17:14:40Z"/>
        </w:rPr>
      </w:pPr>
      <w:ins w:id="68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69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乙國出口牛肉、進口土豆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73" w:author="惠 旭家" w:date="2021-05-18T17:36:30Z"/>
        </w:rPr>
      </w:pPr>
      <w:ins w:id="71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C. </w:t>
        </w:r>
      </w:ins>
      <w:ins w:id="72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由進各國出口公司自由決定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75" w:author="作者不明" w:date="2021-05-18T17:14:40Z"/>
        </w:rPr>
      </w:pPr>
      <w:ins w:id="74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84" w:author="惠 旭家" w:date="2021-05-19T09:48:01Z"/>
        </w:rPr>
      </w:pPr>
      <w:ins w:id="76" w:author="作者不明" w:date="2021-05-18T17:20:3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供給與需求模型中的供需曲線能直觀地反映</w:t>
        </w:r>
      </w:ins>
      <w:ins w:id="77" w:author="作者不明" w:date="2021-05-18T17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市場的均衡價格和均衡量</w:t>
        </w:r>
      </w:ins>
      <w:ins w:id="78" w:author="作者不明" w:date="2021-05-18T17:29:1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，這個價格與量</w:t>
        </w:r>
      </w:ins>
      <w:del w:id="79" w:author="惠 旭家" w:date="2021-05-19T09:48:05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即</w:delText>
        </w:r>
      </w:del>
      <w:ins w:id="80" w:author="作者不明" w:date="2021-05-18T17:29:1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是理論最優</w:t>
        </w:r>
      </w:ins>
      <w:ins w:id="81" w:author="惠 旭家" w:date="2021-05-18T17:39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del w:id="82" w:author="惠 旭家" w:date="2021-05-18T17:38:2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值</w:delText>
        </w:r>
      </w:del>
      <w:ins w:id="83" w:author="作者不明" w:date="2021-05-18T17:29:1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。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110" w:author="惠 旭家" w:date="2021-05-18T17:36:19Z"/>
        </w:rPr>
      </w:pPr>
      <w:ins w:id="85" w:author="惠 旭家" w:date="2021-05-19T09:43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例如，下圖為甲國出口情況在供需曲線中的反映，在貿易前，甲國</w:t>
        </w:r>
      </w:ins>
      <w:ins w:id="86" w:author="惠 旭家" w:date="2021-05-19T09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國內均衡價格在</w:t>
        </w:r>
      </w:ins>
      <w:ins w:id="87" w:author="惠 旭家" w:date="2021-05-19T09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88" w:author="惠 旭家" w:date="2021-05-19T09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、均衡量在</w:t>
        </w:r>
      </w:ins>
      <w:ins w:id="89" w:author="惠 旭家" w:date="2021-05-19T09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90" w:author="惠 旭家" w:date="2021-05-19T09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，在國際</w:t>
        </w:r>
      </w:ins>
      <w:ins w:id="91" w:author="惠 旭家" w:date="2021-05-19T09:45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貿易之後，均衡價格與世界價格一致、國內生產均衡量上升至</w:t>
        </w:r>
      </w:ins>
      <w:ins w:id="92" w:author="惠 旭家" w:date="2021-05-19T09:45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93" w:author="惠 旭家" w:date="2021-05-19T09:45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4" w:author="惠 旭家" w:date="2021-05-19T09:46:31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、國內消費均衡價格下降至</w:t>
        </w:r>
      </w:ins>
      <w:ins w:id="95" w:author="惠 旭家" w:date="2021-05-19T09:46:31Z">
        <w:r>
          <w:rPr>
            <w:rFonts w:eastAsia="Yu Mincho" w:ascii="Yu Mincho" w:hAnsi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6" w:author="惠 旭家" w:date="2021-05-19T09:46:3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97" w:author="惠 旭家" w:date="2021-05-19T09:46:31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，</w:t>
        </w:r>
      </w:ins>
      <w:ins w:id="98" w:author="惠 旭家" w:date="2021-05-19T09:47:07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其中多生產的</w:t>
        </w:r>
      </w:ins>
      <w:ins w:id="99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100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01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-Q</w:t>
        </w:r>
      </w:ins>
      <w:ins w:id="102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03" w:author="惠 旭家" w:date="2021-05-19T09:47:07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便爲出口量。</w:t>
        </w:r>
      </w:ins>
      <w:del w:id="104" w:author="惠 旭家" w:date="2021-05-18T17:40:5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請回答下列問題：</w:delText>
        </w:r>
      </w:del>
      <w:del w:id="105" w:author="惠 旭家" w:date="2021-05-18T17:41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Q*</w:delText>
        </w:r>
      </w:del>
      <w:del w:id="106" w:author="惠 旭家" w:date="2021-05-18T17:41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表示國家在進行交易前的均衡價格與均衡量。</w:delText>
        </w:r>
      </w:del>
      <w:del w:id="107" w:author="惠 旭家" w:date="2021-05-18T17:34:5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 xml:space="preserve">, </w:delText>
        </w:r>
      </w:del>
      <w:del w:id="108" w:author="惠 旭家" w:date="2021-05-18T17:41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下圖中，</w:delText>
        </w:r>
      </w:del>
      <w:del w:id="109" w:author="惠 旭家" w:date="2021-05-18T17:41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P*</w:delText>
        </w:r>
      </w:del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4121150</wp:posOffset>
                </wp:positionH>
                <wp:positionV relativeFrom="paragraph">
                  <wp:posOffset>2071370</wp:posOffset>
                </wp:positionV>
                <wp:extent cx="1795780" cy="125730"/>
                <wp:effectExtent l="0" t="0" r="0" b="0"/>
                <wp:wrapNone/>
                <wp:docPr id="2" name="形狀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320" cy="12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rPr/>
                            </w:pPr>
                            <w:ins w:id="111" w:author="惠 旭家" w:date="2021-05-18T17:45:09Z"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12" w:author="惠 旭家" w:date="2021-05-18T17:45:09Z">
                              <w:r>
                                <w:rPr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13" w:author="惠 旭家" w:date="2021-05-18T17:45:09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14" w:author="惠 旭家" w:date="2021-05-18T17:45:09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15" w:author="惠 旭家" w:date="2021-05-18T17:45:09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16" w:author="惠 旭家" w:date="2021-05-18T17:45:09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17" w:author="惠 旭家" w:date="2021-05-18T17:45:09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18" w:author="惠 旭家" w:date="2021-05-18T17:45:09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" path="m0,0l-2147483645,0l-2147483645,-2147483646l0,-2147483646xe" stroked="f" style="position:absolute;margin-left:324.5pt;margin-top:163.1pt;width:141.3pt;height:9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rPr/>
                      </w:pPr>
                      <w:ins w:id="119" w:author="惠 旭家" w:date="2021-05-18T17:45:09Z">
                        <w:r>
                          <w:rPr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20" w:author="惠 旭家" w:date="2021-05-18T17:45:09Z">
                        <w:r>
                          <w:rPr>
                            <w:sz w:val="16"/>
                            <w:szCs w:val="16"/>
                          </w:rPr>
                          <w:t>Q</w:t>
                        </w:r>
                      </w:ins>
                      <w:ins w:id="121" w:author="惠 旭家" w:date="2021-05-18T17:45:09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22" w:author="惠 旭家" w:date="2021-05-18T17:45:09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23" w:author="惠 旭家" w:date="2021-05-18T17:45:09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24" w:author="惠 旭家" w:date="2021-05-18T17:45:09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25" w:author="惠 旭家" w:date="2021-05-18T17:45:09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26" w:author="惠 旭家" w:date="2021-05-18T17:45:09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49530</wp:posOffset>
            </wp:positionV>
            <wp:extent cx="2059305" cy="2178050"/>
            <wp:effectExtent l="0" t="0" r="0" b="0"/>
            <wp:wrapTopAndBottom/>
            <wp:docPr id="4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838" t="5000" r="20070" b="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27" w:author="惠 旭家" w:date="2021-05-18T17:45:09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28" w:author="惠 旭家" w:date="2021-05-18T17:51:1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某商品的國際市場</w:t>
        </w:r>
      </w:ins>
      <w:ins w:id="129" w:author="惠 旭家" w:date="2021-05-18T17:40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中，甲國是出口國，乙國是進口國。下列所有圖中，</w:t>
        </w:r>
      </w:ins>
      <w:ins w:id="130" w:author="惠 旭家" w:date="2021-05-18T17:40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131" w:author="惠 旭家" w:date="2021-05-18T17:40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、</w:t>
        </w:r>
      </w:ins>
      <w:ins w:id="132" w:author="惠 旭家" w:date="2021-05-18T17:40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133" w:author="惠 旭家" w:date="2021-05-18T17:40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表示這個國家在進行交易前的均衡價格與均衡量。請回答下列問題：</w:t>
          <w:rPrChange w:id="0" w:author="作者不明" w:date="2021-05-20T10:26:40Z"/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152" w:author="惠 旭家" w:date="2021-05-18T17:42:02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4121150</wp:posOffset>
                </wp:positionH>
                <wp:positionV relativeFrom="paragraph">
                  <wp:posOffset>2054860</wp:posOffset>
                </wp:positionV>
                <wp:extent cx="1556385" cy="125730"/>
                <wp:effectExtent l="0" t="0" r="0" b="0"/>
                <wp:wrapNone/>
                <wp:docPr id="5" name="形狀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920" cy="12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rPr/>
                            </w:pPr>
                            <w:ins w:id="134" w:author="惠 旭家" w:date="2021-05-18T17:41:46Z"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35" w:author="惠 旭家" w:date="2021-05-18T17:41:46Z">
                              <w:r>
                                <w:rPr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36" w:author="惠 旭家" w:date="2021-05-18T17:41:46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37" w:author="惠 旭家" w:date="2021-05-18T17:41:46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38" w:author="惠 旭家" w:date="2021-05-18T17:41:46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39" w:author="惠 旭家" w:date="2021-05-18T17:41:46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40" w:author="惠 旭家" w:date="2021-05-18T17:41:46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41" w:author="惠 旭家" w:date="2021-05-18T17:41:46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0" path="m0,0l-2147483645,0l-2147483645,-2147483646l0,-2147483646xe" stroked="f" style="position:absolute;margin-left:324.5pt;margin-top:161.8pt;width:122.45pt;height:9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rPr/>
                      </w:pPr>
                      <w:ins w:id="142" w:author="惠 旭家" w:date="2021-05-18T17:41:46Z">
                        <w:r>
                          <w:rPr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43" w:author="惠 旭家" w:date="2021-05-18T17:41:46Z">
                        <w:r>
                          <w:rPr>
                            <w:sz w:val="16"/>
                            <w:szCs w:val="16"/>
                          </w:rPr>
                          <w:t>Q</w:t>
                        </w:r>
                      </w:ins>
                      <w:ins w:id="144" w:author="惠 旭家" w:date="2021-05-18T17:41:46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45" w:author="惠 旭家" w:date="2021-05-18T17:41:46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46" w:author="惠 旭家" w:date="2021-05-18T17:41:46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47" w:author="惠 旭家" w:date="2021-05-18T17:41:46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48" w:author="惠 旭家" w:date="2021-05-18T17:41:46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49" w:author="惠 旭家" w:date="2021-05-18T17:41:46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6290" cy="2198370"/>
            <wp:effectExtent l="0" t="0" r="0" b="0"/>
            <wp:wrapTopAndBottom/>
            <wp:docPr id="7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838" t="5000" r="20070" b="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50" w:author="惠 旭家" w:date="2021-05-18T17:41:4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根據上圖，</w:t>
        </w:r>
      </w:ins>
      <w:ins w:id="151" w:author="惠 旭家" w:date="2021-05-18T17:42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乙國的進口量是：（   ）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168" w:author="惠 旭家" w:date="2021-05-18T17:44:00Z"/>
        </w:rPr>
      </w:pPr>
      <w:ins w:id="153" w:author="惠 旭家" w:date="2021-05-18T17:42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54" w:author="惠 旭家" w:date="2021-05-18T17:42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5" w:author="惠 旭家" w:date="2021-05-18T17:42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B. </w:t>
        </w:r>
      </w:ins>
      <w:ins w:id="156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57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8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C. Q*-Q</w:t>
        </w:r>
      </w:ins>
      <w:ins w:id="159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60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61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62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-Q*</w:t>
          <w:tab/>
          <w:tab/>
        </w:r>
      </w:ins>
      <w:ins w:id="163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E. </w:t>
        </w:r>
      </w:ins>
      <w:ins w:id="164" w:author="惠 旭家" w:date="2021-05-18T17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65" w:author="惠 旭家" w:date="2021-05-18T17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66" w:author="惠 旭家" w:date="2021-05-18T17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67" w:author="惠 旭家" w:date="2021-05-18T17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201" w:author="惠 旭家" w:date="2021-05-18T17:46:16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4361180</wp:posOffset>
                </wp:positionH>
                <wp:positionV relativeFrom="paragraph">
                  <wp:posOffset>2033905</wp:posOffset>
                </wp:positionV>
                <wp:extent cx="1858645" cy="125730"/>
                <wp:effectExtent l="0" t="0" r="0" b="0"/>
                <wp:wrapNone/>
                <wp:docPr id="8" name="形狀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960" cy="12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rPr/>
                            </w:pPr>
                            <w:ins w:id="169" w:author="惠 旭家" w:date="2021-05-18T17:44:00Z"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70" w:author="惠 旭家" w:date="2021-05-18T17:44:00Z">
                              <w:r>
                                <w:rPr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71" w:author="惠 旭家" w:date="2021-05-18T17:44:00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72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3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4" w:author="惠 旭家" w:date="2021-05-18T17:44:00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175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6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77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8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9" w:author="惠 旭家" w:date="2021-05-18T17:44:00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180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81" w:author="惠 旭家" w:date="2021-05-18T17:44:00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82" w:author="惠 旭家" w:date="2021-05-18T17:44:00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1" path="m0,0l-2147483645,0l-2147483645,-2147483646l0,-2147483646xe" stroked="f" style="position:absolute;margin-left:343.4pt;margin-top:160.15pt;width:146.25pt;height:9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rPr/>
                      </w:pPr>
                      <w:ins w:id="183" w:author="惠 旭家" w:date="2021-05-18T17:44:00Z">
                        <w:r>
                          <w:rPr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84" w:author="惠 旭家" w:date="2021-05-18T17:44:00Z">
                        <w:r>
                          <w:rPr>
                            <w:sz w:val="16"/>
                            <w:szCs w:val="16"/>
                          </w:rPr>
                          <w:t>Q</w:t>
                        </w:r>
                      </w:ins>
                      <w:ins w:id="185" w:author="惠 旭家" w:date="2021-05-18T17:44:00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86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7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88" w:author="惠 旭家" w:date="2021-05-18T17:44:00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189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90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91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92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93" w:author="惠 旭家" w:date="2021-05-18T17:44:00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194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95" w:author="惠 旭家" w:date="2021-05-18T17:44:00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96" w:author="惠 旭家" w:date="2021-05-18T17:44:00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0630" cy="2183130"/>
            <wp:effectExtent l="0" t="0" r="0" b="0"/>
            <wp:wrapTopAndBottom/>
            <wp:docPr id="10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617" t="5000" r="13685" b="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97" w:author="惠 旭家" w:date="2021-05-18T17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爲保護本國企業，乙國對進口產品徵收了一定量的</w:t>
        </w:r>
      </w:ins>
      <w:ins w:id="198" w:author="惠 旭家" w:date="2021-05-18T17:45:0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關稅</w:t>
        </w:r>
      </w:ins>
      <w:ins w:id="199" w:author="惠 旭家" w:date="2021-05-18T17:52:0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200" w:author="惠 旭家" w:date="2021-05-18T17:46:1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，其國內企業相比收稅前增加的生產量是：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223" w:author="惠 旭家" w:date="2021-05-18T17:49:03Z"/>
        </w:rPr>
      </w:pPr>
      <w:ins w:id="202" w:author="惠 旭家" w:date="2021-05-18T17:46:1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203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04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05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06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07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08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09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10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11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C. Q</w:t>
        </w:r>
      </w:ins>
      <w:ins w:id="212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13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4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15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16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17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8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19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220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21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22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  <w:ins w:id="254" w:author="惠 旭家" w:date="2021-05-18T17:50:02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4361180</wp:posOffset>
                </wp:positionH>
                <wp:positionV relativeFrom="paragraph">
                  <wp:posOffset>2033905</wp:posOffset>
                </wp:positionV>
                <wp:extent cx="1858645" cy="125730"/>
                <wp:effectExtent l="0" t="0" r="0" b="0"/>
                <wp:wrapNone/>
                <wp:docPr id="11" name="形狀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960" cy="12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rPr/>
                            </w:pPr>
                            <w:ins w:id="224" w:author="惠 旭家" w:date="2021-05-18T17:49:03Z"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225" w:author="惠 旭家" w:date="2021-05-18T17:49:03Z">
                              <w:r>
                                <w:rPr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226" w:author="惠 旭家" w:date="2021-05-18T17:49:03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227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8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229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30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31" w:author="惠 旭家" w:date="2021-05-18T17:49:03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232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33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34" w:author="惠 旭家" w:date="2021-05-18T17:49:03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235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36" w:author="惠 旭家" w:date="2021-05-18T17:49:03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37" w:author="惠 旭家" w:date="2021-05-18T17:49:03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2" path="m0,0l-2147483645,0l-2147483645,-2147483646l0,-2147483646xe" stroked="f" style="position:absolute;margin-left:343.4pt;margin-top:160.15pt;width:146.25pt;height:9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rPr/>
                      </w:pPr>
                      <w:ins w:id="238" w:author="惠 旭家" w:date="2021-05-18T17:49:03Z">
                        <w:r>
                          <w:rPr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239" w:author="惠 旭家" w:date="2021-05-18T17:49:03Z">
                        <w:r>
                          <w:rPr>
                            <w:sz w:val="16"/>
                            <w:szCs w:val="16"/>
                          </w:rPr>
                          <w:t>Q</w:t>
                        </w:r>
                      </w:ins>
                      <w:ins w:id="240" w:author="惠 旭家" w:date="2021-05-18T17:49:03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241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2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243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4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5" w:author="惠 旭家" w:date="2021-05-18T17:49:03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246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7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8" w:author="惠 旭家" w:date="2021-05-18T17:49:03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249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50" w:author="惠 旭家" w:date="2021-05-18T17:49:03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51" w:author="惠 旭家" w:date="2021-05-18T17:49:03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3115" cy="2156460"/>
            <wp:effectExtent l="0" t="0" r="0" b="0"/>
            <wp:wrapTopAndBottom/>
            <wp:docPr id="13" name="影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影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070" t="6270" r="20070"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252" w:author="惠 旭家" w:date="2021-05-18T17:49:0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爲保護本國企業，乙國對本國出口企業</w:t>
        </w:r>
      </w:ins>
      <w:ins w:id="253" w:author="惠 旭家" w:date="2021-05-18T17:50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以一定量的補貼（如上圖所示），其國內企業增加的生產量是：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color w:val="000000"/>
          <w:ins w:id="276" w:author="惠 旭家" w:date="2021-05-18T17:50:02Z"/>
        </w:rPr>
      </w:pPr>
      <w:ins w:id="255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256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57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58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59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60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61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62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63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64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C. Q</w:t>
        </w:r>
      </w:ins>
      <w:ins w:id="265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66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67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68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69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70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71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72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273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74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75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4361180</wp:posOffset>
                </wp:positionH>
                <wp:positionV relativeFrom="paragraph">
                  <wp:posOffset>2033905</wp:posOffset>
                </wp:positionV>
                <wp:extent cx="1858645" cy="125730"/>
                <wp:effectExtent l="0" t="0" r="0" b="0"/>
                <wp:wrapNone/>
                <wp:docPr id="14" name="形狀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960" cy="12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rPr/>
                            </w:pPr>
                            <w:ins w:id="277" w:author="惠 旭家" w:date="2021-05-18T17:50:02Z"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278" w:author="惠 旭家" w:date="2021-05-18T17:50:02Z">
                              <w:r>
                                <w:rPr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279" w:author="惠 旭家" w:date="2021-05-18T17:50:02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280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1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82" w:author="惠 旭家" w:date="2021-05-18T17:50:02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283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4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285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6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87" w:author="惠 旭家" w:date="2021-05-18T17:50:02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288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9" w:author="惠 旭家" w:date="2021-05-18T17:50:02Z">
                              <w:r>
                                <w:rPr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90" w:author="惠 旭家" w:date="2021-05-18T17:50:02Z"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3" path="m0,0l-2147483645,0l-2147483645,-2147483646l0,-2147483646xe" stroked="f" style="position:absolute;margin-left:343.4pt;margin-top:160.15pt;width:146.25pt;height:9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rPr/>
                      </w:pPr>
                      <w:ins w:id="291" w:author="惠 旭家" w:date="2021-05-18T17:50:02Z">
                        <w:r>
                          <w:rPr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292" w:author="惠 旭家" w:date="2021-05-18T17:50:02Z">
                        <w:r>
                          <w:rPr>
                            <w:sz w:val="16"/>
                            <w:szCs w:val="16"/>
                          </w:rPr>
                          <w:t>Q</w:t>
                        </w:r>
                      </w:ins>
                      <w:ins w:id="293" w:author="惠 旭家" w:date="2021-05-18T17:50:02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294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5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96" w:author="惠 旭家" w:date="2021-05-18T17:50:02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297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8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299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300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301" w:author="惠 旭家" w:date="2021-05-18T17:50:02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302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303" w:author="惠 旭家" w:date="2021-05-18T17:50:02Z">
                        <w:r>
                          <w:rPr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304" w:author="惠 旭家" w:date="2021-05-18T17:50:02Z"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1989455</wp:posOffset>
            </wp:positionH>
            <wp:positionV relativeFrom="paragraph">
              <wp:posOffset>25400</wp:posOffset>
            </wp:positionV>
            <wp:extent cx="2141855" cy="2156460"/>
            <wp:effectExtent l="0" t="0" r="0" b="0"/>
            <wp:wrapTopAndBottom/>
            <wp:docPr id="16" name="影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影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706" t="6038" r="20070" b="5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305" w:author="惠 旭家" w:date="2021-05-18T17:50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306" w:author="惠 旭家" w:date="2021-05-18T17:51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這個市場中，丙國能以極低的價格</w:t>
        </w:r>
      </w:ins>
      <w:ins w:id="307" w:author="惠 旭家" w:date="2021-05-18T17:52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生產該產品，並以低於國際市場均衡</w:t>
        </w:r>
      </w:ins>
      <w:ins w:id="308" w:author="惠 旭家" w:date="2021-05-18T17:52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09" w:author="惠 旭家" w:date="2021-05-18T17:52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的價格出口</w:t>
        </w:r>
      </w:ins>
      <w:ins w:id="310" w:author="惠 旭家" w:date="2021-05-19T09:22:1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，乙國的市場由此受到的衝擊表現爲</w:t>
        </w:r>
      </w:ins>
      <w:ins w:id="311" w:author="惠 旭家" w:date="2021-05-19T09:23:2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國內產業產量（   ），其變化量爲（    ）。</w:t>
          <w:rPrChange w:id="0" w:author="作者不明" w:date="2021-05-20T10:26:40Z"/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color w:val="000000"/>
          <w:ins w:id="319" w:author="惠 旭家" w:date="2021-05-19T09:24:12Z"/>
        </w:rPr>
      </w:pPr>
      <w:ins w:id="312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313" w:author="惠 旭家" w:date="2021-05-19T09:24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增加</w:t>
        </w:r>
      </w:ins>
      <w:ins w:id="314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</w:r>
      </w:ins>
      <w:ins w:id="315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316" w:author="惠 旭家" w:date="2021-05-19T09:24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減少</w:t>
        </w:r>
      </w:ins>
      <w:ins w:id="317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  <w:tab/>
          <w:tab/>
          <w:t xml:space="preserve">C. </w:t>
        </w:r>
      </w:ins>
      <w:ins w:id="318" w:author="惠 旭家" w:date="2021-05-19T09:24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無變化</w:t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color w:val="000000"/>
        </w:rPr>
      </w:pPr>
      <w:ins w:id="320" w:author="惠 旭家" w:date="2021-05-19T09:25:1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321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322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323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4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325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326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327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8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329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330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C. Q</w:t>
        </w:r>
      </w:ins>
      <w:ins w:id="331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332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33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334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335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336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37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338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0</w:t>
        </w:r>
      </w:ins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Yu Mincho">
    <w:charset w:val="01"/>
    <w:family w:val="roman"/>
    <w:pitch w:val="variable"/>
  </w:font>
  <w:font w:name="Yu Mincho Demibold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revisionView w:insDel="0" w:formatting="0"/>
  <w:trackRevisions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TC" w:cs="FreeSans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TC" w:cs="FreeSans"/>
      <w:color w:val="auto"/>
      <w:kern w:val="2"/>
      <w:sz w:val="24"/>
      <w:szCs w:val="24"/>
      <w:lang w:val="en-US" w:eastAsia="zh-TW" w:bidi="hi-IN"/>
    </w:rPr>
  </w:style>
  <w:style w:type="character" w:styleId="Style14">
    <w:name w:val="編號字元"/>
    <w:qFormat/>
    <w:rPr/>
  </w:style>
  <w:style w:type="character" w:styleId="Style15">
    <w:name w:val="行編號"/>
    <w:rPr/>
  </w:style>
  <w:style w:type="paragraph" w:styleId="Style16">
    <w:name w:val="標題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T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FreeSans"/>
    </w:rPr>
  </w:style>
  <w:style w:type="paragraph" w:styleId="Style21">
    <w:name w:val="外框內容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LibreOffice/7.1.3.2$Linux_X86_64 LibreOffice_project/12a8e3cbd24a3757385a302d290655d4f3c7ebf1</Application>
  <AppVersion>15.0000</AppVersion>
  <Pages>3</Pages>
  <Words>769</Words>
  <Characters>917</Characters>
  <CharactersWithSpaces>988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2021-05-18T09:28:13Z</dcterms:created>
  <dc:creator/>
  <dc:description/>
  <dc:language>zh-TW</dc:language>
  <cp:lastModifiedBy/>
  <dcterms:modified xsi:type="dcterms:W3CDTF">2021-05-20T10:26:59Z</dcterms:modified>
  <cp:revision>102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